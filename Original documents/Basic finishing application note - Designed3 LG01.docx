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64F477" w14:textId="6A2AF02C" w:rsidR="00884CB0" w:rsidRPr="00906AA4" w:rsidRDefault="00923349">
      <w:pPr>
        <w:spacing w:before="0" w:after="160"/>
        <w:ind w:left="0"/>
        <w:rPr>
          <w:rFonts w:asciiTheme="minorHAnsi" w:hAnsiTheme="minorHAnsi" w:cstheme="minorHAnsi"/>
          <w:sz w:val="24"/>
          <w:szCs w:val="24"/>
        </w:rPr>
      </w:pPr>
      <w:bookmarkStart w:id="0" w:name="_Hlk500321074"/>
      <w:bookmarkStart w:id="1" w:name="_Hlk496509865"/>
      <w:bookmarkEnd w:id="0"/>
      <w:r>
        <w:rPr>
          <w:rFonts w:asciiTheme="minorHAnsi" w:hAnsiTheme="minorHAnsi" w:cstheme="minorHAnsi"/>
          <w:noProof/>
          <w:sz w:val="24"/>
          <w:szCs w:val="24"/>
        </w:rPr>
        <w:drawing>
          <wp:anchor distT="0" distB="0" distL="114300" distR="114300" simplePos="0" relativeHeight="251730944" behindDoc="1" locked="0" layoutInCell="1" allowOverlap="1" wp14:anchorId="3B39637C" wp14:editId="1B73DA44">
            <wp:simplePos x="0" y="0"/>
            <wp:positionH relativeFrom="page">
              <wp:align>right</wp:align>
            </wp:positionH>
            <wp:positionV relativeFrom="paragraph">
              <wp:posOffset>-1577340</wp:posOffset>
            </wp:positionV>
            <wp:extent cx="7566660" cy="10703256"/>
            <wp:effectExtent l="0" t="0" r="0" b="31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D i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6660" cy="10703256"/>
                    </a:xfrm>
                    <a:prstGeom prst="rect">
                      <a:avLst/>
                    </a:prstGeom>
                  </pic:spPr>
                </pic:pic>
              </a:graphicData>
            </a:graphic>
            <wp14:sizeRelH relativeFrom="margin">
              <wp14:pctWidth>0</wp14:pctWidth>
            </wp14:sizeRelH>
            <wp14:sizeRelV relativeFrom="margin">
              <wp14:pctHeight>0</wp14:pctHeight>
            </wp14:sizeRelV>
          </wp:anchor>
        </w:drawing>
      </w:r>
    </w:p>
    <w:p w14:paraId="48036760" w14:textId="77777777" w:rsidR="00884CB0" w:rsidRPr="00906AA4" w:rsidRDefault="00884CB0">
      <w:pPr>
        <w:spacing w:before="0" w:after="160"/>
        <w:ind w:left="0"/>
        <w:rPr>
          <w:rFonts w:asciiTheme="minorHAnsi" w:hAnsiTheme="minorHAnsi" w:cstheme="minorHAnsi"/>
          <w:sz w:val="24"/>
          <w:szCs w:val="24"/>
        </w:rPr>
      </w:pPr>
    </w:p>
    <w:p w14:paraId="45A1A850" w14:textId="77777777" w:rsidR="00884CB0" w:rsidRPr="00906AA4" w:rsidRDefault="00884CB0">
      <w:pPr>
        <w:spacing w:before="0" w:after="160"/>
        <w:ind w:left="0"/>
        <w:rPr>
          <w:rFonts w:asciiTheme="minorHAnsi" w:hAnsiTheme="minorHAnsi" w:cstheme="minorHAnsi"/>
          <w:sz w:val="24"/>
          <w:szCs w:val="24"/>
        </w:rPr>
      </w:pPr>
    </w:p>
    <w:p w14:paraId="65C2E81E" w14:textId="77777777" w:rsidR="00884CB0" w:rsidRPr="00906AA4" w:rsidRDefault="00884CB0">
      <w:pPr>
        <w:spacing w:before="0" w:after="160"/>
        <w:ind w:left="0"/>
        <w:rPr>
          <w:rFonts w:asciiTheme="minorHAnsi" w:hAnsiTheme="minorHAnsi" w:cstheme="minorHAnsi"/>
          <w:sz w:val="24"/>
          <w:szCs w:val="24"/>
        </w:rPr>
      </w:pPr>
    </w:p>
    <w:p w14:paraId="014FA5B0" w14:textId="77777777" w:rsidR="00CF210A" w:rsidRPr="00906AA4" w:rsidRDefault="00CF210A">
      <w:pPr>
        <w:spacing w:before="0" w:after="160"/>
        <w:ind w:left="0"/>
        <w:rPr>
          <w:rFonts w:asciiTheme="minorHAnsi" w:hAnsiTheme="minorHAnsi" w:cstheme="minorHAnsi"/>
          <w:sz w:val="24"/>
          <w:szCs w:val="24"/>
        </w:rPr>
      </w:pPr>
    </w:p>
    <w:p w14:paraId="6793FBCB" w14:textId="77777777" w:rsidR="00CF210A" w:rsidRPr="00906AA4" w:rsidRDefault="00CF210A">
      <w:pPr>
        <w:spacing w:before="0" w:after="160"/>
        <w:ind w:left="0"/>
        <w:rPr>
          <w:rFonts w:asciiTheme="minorHAnsi" w:hAnsiTheme="minorHAnsi" w:cstheme="minorHAnsi"/>
          <w:sz w:val="24"/>
          <w:szCs w:val="24"/>
        </w:rPr>
      </w:pPr>
    </w:p>
    <w:p w14:paraId="332F970E" w14:textId="77777777" w:rsidR="00CF210A" w:rsidRPr="00906AA4" w:rsidRDefault="00CF210A">
      <w:pPr>
        <w:spacing w:before="0" w:after="160"/>
        <w:ind w:left="0"/>
        <w:rPr>
          <w:rFonts w:asciiTheme="minorHAnsi" w:hAnsiTheme="minorHAnsi" w:cstheme="minorHAnsi"/>
          <w:sz w:val="24"/>
          <w:szCs w:val="24"/>
        </w:rPr>
      </w:pPr>
    </w:p>
    <w:p w14:paraId="43C2C023" w14:textId="77777777" w:rsidR="00CF210A" w:rsidRPr="00906AA4" w:rsidRDefault="00CF210A">
      <w:pPr>
        <w:spacing w:before="0" w:after="160"/>
        <w:ind w:left="0"/>
        <w:rPr>
          <w:rFonts w:asciiTheme="minorHAnsi" w:hAnsiTheme="minorHAnsi" w:cstheme="minorHAnsi"/>
          <w:sz w:val="24"/>
          <w:szCs w:val="24"/>
        </w:rPr>
      </w:pPr>
    </w:p>
    <w:p w14:paraId="2151E691" w14:textId="77777777" w:rsidR="00CF210A" w:rsidRPr="00906AA4" w:rsidRDefault="00CF210A">
      <w:pPr>
        <w:spacing w:before="0" w:after="160"/>
        <w:ind w:left="0"/>
        <w:rPr>
          <w:rFonts w:asciiTheme="minorHAnsi" w:hAnsiTheme="minorHAnsi" w:cstheme="minorHAnsi"/>
          <w:sz w:val="24"/>
          <w:szCs w:val="24"/>
        </w:rPr>
      </w:pPr>
    </w:p>
    <w:p w14:paraId="5E071913" w14:textId="77777777" w:rsidR="00CF210A" w:rsidRPr="00906AA4" w:rsidRDefault="00CF210A">
      <w:pPr>
        <w:spacing w:before="0" w:after="160"/>
        <w:ind w:left="0"/>
        <w:rPr>
          <w:rFonts w:asciiTheme="minorHAnsi" w:hAnsiTheme="minorHAnsi" w:cstheme="minorHAnsi"/>
          <w:sz w:val="24"/>
          <w:szCs w:val="24"/>
        </w:rPr>
      </w:pPr>
    </w:p>
    <w:p w14:paraId="5159C3EB" w14:textId="77777777" w:rsidR="00CF210A" w:rsidRPr="00906AA4" w:rsidRDefault="00CF210A">
      <w:pPr>
        <w:spacing w:before="0" w:after="160"/>
        <w:ind w:left="0"/>
        <w:rPr>
          <w:rFonts w:asciiTheme="minorHAnsi" w:hAnsiTheme="minorHAnsi" w:cstheme="minorHAnsi"/>
          <w:sz w:val="24"/>
          <w:szCs w:val="24"/>
        </w:rPr>
      </w:pPr>
    </w:p>
    <w:p w14:paraId="7BBDFC4A" w14:textId="77777777" w:rsidR="00CF210A" w:rsidRPr="00906AA4" w:rsidRDefault="00CF210A">
      <w:pPr>
        <w:spacing w:before="0" w:after="160"/>
        <w:ind w:left="0"/>
        <w:rPr>
          <w:rFonts w:asciiTheme="minorHAnsi" w:hAnsiTheme="minorHAnsi" w:cstheme="minorHAnsi"/>
          <w:sz w:val="24"/>
          <w:szCs w:val="24"/>
        </w:rPr>
      </w:pPr>
    </w:p>
    <w:p w14:paraId="42848EA1" w14:textId="77777777" w:rsidR="00CF210A" w:rsidRPr="00906AA4" w:rsidRDefault="00CF210A">
      <w:pPr>
        <w:spacing w:before="0" w:after="160"/>
        <w:ind w:left="0"/>
        <w:rPr>
          <w:rFonts w:asciiTheme="minorHAnsi" w:hAnsiTheme="minorHAnsi" w:cstheme="minorHAnsi"/>
          <w:sz w:val="24"/>
          <w:szCs w:val="24"/>
        </w:rPr>
      </w:pPr>
    </w:p>
    <w:p w14:paraId="7260981E" w14:textId="62033390" w:rsidR="00CF210A" w:rsidRPr="00906AA4" w:rsidRDefault="00254F16">
      <w:pPr>
        <w:spacing w:before="0" w:after="160"/>
        <w:ind w:left="0"/>
        <w:rPr>
          <w:rFonts w:asciiTheme="minorHAnsi" w:hAnsiTheme="minorHAnsi" w:cstheme="minorHAnsi"/>
          <w:sz w:val="24"/>
          <w:szCs w:val="24"/>
        </w:rPr>
      </w:pPr>
      <w:r>
        <w:rPr>
          <w:rFonts w:asciiTheme="minorHAnsi" w:hAnsiTheme="minorHAnsi" w:cstheme="minorHAnsi"/>
          <w:noProof/>
          <w:sz w:val="24"/>
          <w:szCs w:val="24"/>
        </w:rPr>
        <mc:AlternateContent>
          <mc:Choice Requires="wps">
            <w:drawing>
              <wp:anchor distT="0" distB="0" distL="114300" distR="114300" simplePos="0" relativeHeight="251663360" behindDoc="0" locked="0" layoutInCell="1" allowOverlap="1" wp14:anchorId="7C6D7A0E" wp14:editId="2AAF2C20">
                <wp:simplePos x="0" y="0"/>
                <wp:positionH relativeFrom="column">
                  <wp:posOffset>1209040</wp:posOffset>
                </wp:positionH>
                <wp:positionV relativeFrom="paragraph">
                  <wp:posOffset>116840</wp:posOffset>
                </wp:positionV>
                <wp:extent cx="4419600" cy="1514475"/>
                <wp:effectExtent l="0" t="0" r="0" b="0"/>
                <wp:wrapNone/>
                <wp:docPr id="9" name="Text Box 9"/>
                <wp:cNvGraphicFramePr/>
                <a:graphic xmlns:a="http://schemas.openxmlformats.org/drawingml/2006/main">
                  <a:graphicData uri="http://schemas.microsoft.com/office/word/2010/wordprocessingShape">
                    <wps:wsp>
                      <wps:cNvSpPr txBox="1"/>
                      <wps:spPr>
                        <a:xfrm>
                          <a:off x="0" y="0"/>
                          <a:ext cx="4419600" cy="1514475"/>
                        </a:xfrm>
                        <a:prstGeom prst="rect">
                          <a:avLst/>
                        </a:prstGeom>
                        <a:noFill/>
                        <a:ln w="6350">
                          <a:noFill/>
                        </a:ln>
                      </wps:spPr>
                      <wps:txbx>
                        <w:txbxContent>
                          <w:p w14:paraId="6014C2FD" w14:textId="4192A9F3" w:rsidR="003C6A84" w:rsidRPr="0086012D" w:rsidRDefault="003C6A84" w:rsidP="00436D97">
                            <w:pPr>
                              <w:pStyle w:val="headlinecover1"/>
                            </w:pPr>
                            <w:r w:rsidRPr="00DD269D">
                              <w:t>Massiv</w:t>
                            </w:r>
                            <w:r w:rsidRPr="0086012D">
                              <w:t>it</w:t>
                            </w:r>
                          </w:p>
                          <w:p w14:paraId="3BC81386" w14:textId="58C9D43D" w:rsidR="003C6A84" w:rsidRDefault="003C6A84" w:rsidP="00436D97">
                            <w:pPr>
                              <w:pStyle w:val="headlinecover2"/>
                            </w:pPr>
                            <w:r>
                              <w:t xml:space="preserve">HOW-TO GUIDE </w:t>
                            </w:r>
                          </w:p>
                          <w:p w14:paraId="0EA5BD41" w14:textId="77777777" w:rsidR="003C6A84" w:rsidRDefault="003C6A84">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D7A0E" id="_x0000_t202" coordsize="21600,21600" o:spt="202" path="m,l,21600r21600,l21600,xe">
                <v:stroke joinstyle="miter"/>
                <v:path gradientshapeok="t" o:connecttype="rect"/>
              </v:shapetype>
              <v:shape id="Text Box 9" o:spid="_x0000_s1026" type="#_x0000_t202" style="position:absolute;margin-left:95.2pt;margin-top:9.2pt;width:348pt;height:11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" filled="f" stroked="f" strokeweight=".5pt">
                <v:textbox>
                  <w:txbxContent>
                    <w:p w14:paraId="6014C2FD" w14:textId="4192A9F3" w:rsidR="003C6A84" w:rsidRPr="0086012D" w:rsidRDefault="003C6A84" w:rsidP="00436D97">
                      <w:pPr>
                        <w:pStyle w:val="headlinecover1"/>
                      </w:pPr>
                      <w:r w:rsidRPr="00DD269D">
                        <w:t>Massiv</w:t>
                      </w:r>
                      <w:r w:rsidRPr="0086012D">
                        <w:t>it</w:t>
                      </w:r>
                    </w:p>
                    <w:p w14:paraId="3BC81386" w14:textId="58C9D43D" w:rsidR="003C6A84" w:rsidRDefault="003C6A84" w:rsidP="00436D97">
                      <w:pPr>
                        <w:pStyle w:val="headlinecover2"/>
                      </w:pPr>
                      <w:r>
                        <w:t xml:space="preserve">HOW-TO GUIDE </w:t>
                      </w:r>
                    </w:p>
                    <w:p w14:paraId="0EA5BD41" w14:textId="77777777" w:rsidR="003C6A84" w:rsidRDefault="003C6A84">
                      <w:pPr>
                        <w:ind w:left="0"/>
                      </w:pPr>
                    </w:p>
                  </w:txbxContent>
                </v:textbox>
              </v:shape>
            </w:pict>
          </mc:Fallback>
        </mc:AlternateContent>
      </w:r>
    </w:p>
    <w:p w14:paraId="7EB8AABC" w14:textId="38BDBCDD" w:rsidR="00CF210A" w:rsidRPr="00906AA4" w:rsidRDefault="00CF210A">
      <w:pPr>
        <w:spacing w:before="0" w:after="160"/>
        <w:ind w:left="0"/>
        <w:rPr>
          <w:rFonts w:asciiTheme="minorHAnsi" w:hAnsiTheme="minorHAnsi" w:cstheme="minorHAnsi"/>
          <w:sz w:val="24"/>
          <w:szCs w:val="24"/>
        </w:rPr>
      </w:pPr>
    </w:p>
    <w:p w14:paraId="0D7AE79C" w14:textId="1DC73D4C" w:rsidR="00CF210A" w:rsidRPr="00906AA4" w:rsidRDefault="00CF210A">
      <w:pPr>
        <w:spacing w:before="0" w:after="160"/>
        <w:ind w:left="0"/>
        <w:rPr>
          <w:rFonts w:asciiTheme="minorHAnsi" w:hAnsiTheme="minorHAnsi" w:cstheme="minorHAnsi"/>
          <w:sz w:val="24"/>
          <w:szCs w:val="24"/>
        </w:rPr>
      </w:pPr>
    </w:p>
    <w:p w14:paraId="3F140225" w14:textId="3F06C6F8" w:rsidR="00CF210A" w:rsidRPr="00906AA4" w:rsidRDefault="00CF210A">
      <w:pPr>
        <w:spacing w:before="0" w:after="160"/>
        <w:ind w:left="0"/>
        <w:rPr>
          <w:rFonts w:asciiTheme="minorHAnsi" w:hAnsiTheme="minorHAnsi" w:cstheme="minorHAnsi"/>
          <w:sz w:val="24"/>
          <w:szCs w:val="24"/>
        </w:rPr>
      </w:pPr>
    </w:p>
    <w:p w14:paraId="7DA3214D" w14:textId="77777777" w:rsidR="00CF210A" w:rsidRPr="00906AA4" w:rsidRDefault="00CF210A">
      <w:pPr>
        <w:spacing w:before="0" w:after="160"/>
        <w:ind w:left="0"/>
        <w:rPr>
          <w:rFonts w:asciiTheme="minorHAnsi" w:hAnsiTheme="minorHAnsi" w:cstheme="minorHAnsi"/>
          <w:sz w:val="24"/>
          <w:szCs w:val="24"/>
        </w:rPr>
      </w:pPr>
    </w:p>
    <w:p w14:paraId="76417B55" w14:textId="5C41E905" w:rsidR="00CF210A" w:rsidRPr="00906AA4" w:rsidRDefault="00254F16">
      <w:pPr>
        <w:spacing w:before="0" w:after="160"/>
        <w:ind w:left="0"/>
        <w:rPr>
          <w:rFonts w:asciiTheme="minorHAnsi" w:hAnsiTheme="minorHAnsi" w:cstheme="minorHAnsi"/>
          <w:sz w:val="24"/>
          <w:szCs w:val="24"/>
        </w:rPr>
      </w:pPr>
      <w:r>
        <w:rPr>
          <w:noProof/>
        </w:rPr>
        <mc:AlternateContent>
          <mc:Choice Requires="wps">
            <w:drawing>
              <wp:anchor distT="0" distB="0" distL="114300" distR="114300" simplePos="0" relativeHeight="251664384" behindDoc="0" locked="0" layoutInCell="1" allowOverlap="1" wp14:anchorId="7D7AEB72" wp14:editId="1D3C9F4B">
                <wp:simplePos x="0" y="0"/>
                <wp:positionH relativeFrom="column">
                  <wp:posOffset>1256665</wp:posOffset>
                </wp:positionH>
                <wp:positionV relativeFrom="paragraph">
                  <wp:posOffset>128905</wp:posOffset>
                </wp:positionV>
                <wp:extent cx="4000500" cy="10287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000500" cy="1028700"/>
                        </a:xfrm>
                        <a:prstGeom prst="rect">
                          <a:avLst/>
                        </a:prstGeom>
                        <a:noFill/>
                        <a:ln w="6350">
                          <a:noFill/>
                        </a:ln>
                      </wps:spPr>
                      <wps:txbx>
                        <w:txbxContent>
                          <w:p w14:paraId="04239ABE" w14:textId="1980E590" w:rsidR="003C6A84" w:rsidRDefault="003C6A84">
                            <w:pPr>
                              <w:ind w:left="0"/>
                            </w:pPr>
                            <w:r w:rsidRPr="009952C5">
                              <w:rPr>
                                <w:rFonts w:ascii="DINOT" w:hAnsi="DINOT" w:cs="DINOT"/>
                                <w:color w:val="DC4B9B"/>
                                <w:spacing w:val="-8"/>
                                <w:sz w:val="38"/>
                                <w:szCs w:val="38"/>
                              </w:rPr>
                              <w:t>Basic Model Finishing Procedures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7AEB72" id="Text Box 10" o:spid="_x0000_s1027" type="#_x0000_t202" style="position:absolute;margin-left:98.95pt;margin-top:10.15pt;width:315pt;height:8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" filled="f" stroked="f" strokeweight=".5pt">
                <v:textbox>
                  <w:txbxContent>
                    <w:p w14:paraId="04239ABE" w14:textId="1980E590" w:rsidR="003C6A84" w:rsidRDefault="003C6A84">
                      <w:pPr>
                        <w:ind w:left="0"/>
                      </w:pPr>
                      <w:r w:rsidRPr="009952C5">
                        <w:rPr>
                          <w:rFonts w:ascii="DINOT" w:hAnsi="DINOT" w:cs="DINOT"/>
                          <w:color w:val="DC4B9B"/>
                          <w:spacing w:val="-8"/>
                          <w:sz w:val="38"/>
                          <w:szCs w:val="38"/>
                        </w:rPr>
                        <w:t>Basic Model Finishing Procedures</w:t>
                      </w:r>
                    </w:p>
                  </w:txbxContent>
                </v:textbox>
              </v:shape>
            </w:pict>
          </mc:Fallback>
        </mc:AlternateContent>
      </w:r>
    </w:p>
    <w:p w14:paraId="49256F87" w14:textId="6E7366F6" w:rsidR="00CF210A" w:rsidRPr="00906AA4" w:rsidRDefault="00CF210A">
      <w:pPr>
        <w:spacing w:before="0" w:after="160"/>
        <w:ind w:left="0"/>
        <w:rPr>
          <w:rFonts w:asciiTheme="minorHAnsi" w:hAnsiTheme="minorHAnsi" w:cstheme="minorHAnsi"/>
          <w:sz w:val="24"/>
          <w:szCs w:val="24"/>
        </w:rPr>
      </w:pPr>
    </w:p>
    <w:p w14:paraId="3C346D6D" w14:textId="0CA6BFC7" w:rsidR="00884CB0" w:rsidRPr="00906AA4" w:rsidRDefault="00884CB0">
      <w:pPr>
        <w:spacing w:before="0" w:after="160"/>
        <w:ind w:left="0"/>
        <w:rPr>
          <w:rFonts w:asciiTheme="minorHAnsi" w:hAnsiTheme="minorHAnsi" w:cstheme="minorHAnsi"/>
          <w:sz w:val="24"/>
          <w:szCs w:val="24"/>
        </w:rPr>
      </w:pPr>
    </w:p>
    <w:p w14:paraId="17A4933B" w14:textId="18D0B0B8" w:rsidR="00AE4E47" w:rsidRPr="00906AA4" w:rsidRDefault="00A80F37" w:rsidP="00AE4E47">
      <w:pPr>
        <w:tabs>
          <w:tab w:val="left" w:pos="3828"/>
        </w:tabs>
        <w:rPr>
          <w:rFonts w:asciiTheme="minorHAnsi" w:hAnsiTheme="minorHAnsi" w:cstheme="minorHAnsi"/>
          <w:b/>
          <w:bCs/>
          <w:sz w:val="24"/>
          <w:szCs w:val="24"/>
        </w:rPr>
        <w:sectPr w:rsidR="00AE4E47" w:rsidRPr="00906AA4" w:rsidSect="00436D97">
          <w:footerReference w:type="even" r:id="rId9"/>
          <w:headerReference w:type="first" r:id="rId10"/>
          <w:footerReference w:type="first" r:id="rId11"/>
          <w:pgSz w:w="11906" w:h="16838" w:code="9"/>
          <w:pgMar w:top="2448" w:right="1008" w:bottom="993" w:left="1276" w:header="851" w:footer="0" w:gutter="0"/>
          <w:cols w:space="708"/>
          <w:docGrid w:linePitch="360"/>
        </w:sectPr>
      </w:pPr>
      <w:r>
        <w:rPr>
          <w:noProof/>
        </w:rPr>
        <mc:AlternateContent>
          <mc:Choice Requires="wps">
            <w:drawing>
              <wp:anchor distT="0" distB="0" distL="114300" distR="114300" simplePos="0" relativeHeight="251661312" behindDoc="0" locked="0" layoutInCell="1" allowOverlap="1" wp14:anchorId="32C739BA" wp14:editId="39B7C7A7">
                <wp:simplePos x="0" y="0"/>
                <wp:positionH relativeFrom="column">
                  <wp:posOffset>46990</wp:posOffset>
                </wp:positionH>
                <wp:positionV relativeFrom="paragraph">
                  <wp:posOffset>2803525</wp:posOffset>
                </wp:positionV>
                <wp:extent cx="1419225" cy="323850"/>
                <wp:effectExtent l="0" t="0" r="0" b="0"/>
                <wp:wrapNone/>
                <wp:docPr id="7" name="Text Box 7"/>
                <wp:cNvGraphicFramePr/>
                <a:graphic xmlns:a="http://schemas.openxmlformats.org/drawingml/2006/main">
                  <a:graphicData uri="http://schemas.microsoft.com/office/word/2010/wordprocessingShape">
                    <wps:wsp>
                      <wps:cNvSpPr txBox="1"/>
                      <wps:spPr>
                        <a:xfrm>
                          <a:off x="0" y="0"/>
                          <a:ext cx="1419225" cy="323850"/>
                        </a:xfrm>
                        <a:prstGeom prst="rect">
                          <a:avLst/>
                        </a:prstGeom>
                        <a:noFill/>
                        <a:ln w="6350">
                          <a:noFill/>
                        </a:ln>
                      </wps:spPr>
                      <wps:txbx>
                        <w:txbxContent>
                          <w:p w14:paraId="5D028F50" w14:textId="77777777" w:rsidR="003C6A84" w:rsidRPr="00906AA4" w:rsidRDefault="003C6A84" w:rsidP="00A80F37">
                            <w:pPr>
                              <w:spacing w:before="0" w:after="160"/>
                              <w:ind w:left="0"/>
                              <w:rPr>
                                <w:rFonts w:asciiTheme="minorHAnsi" w:hAnsiTheme="minorHAnsi" w:cstheme="minorHAnsi"/>
                                <w:sz w:val="24"/>
                                <w:szCs w:val="24"/>
                              </w:rPr>
                            </w:pPr>
                            <w:hyperlink r:id="rId12" w:history="1">
                              <w:r w:rsidRPr="00906AA4">
                                <w:rPr>
                                  <w:rStyle w:val="Hyperlink"/>
                                  <w:rFonts w:asciiTheme="minorHAnsi" w:hAnsiTheme="minorHAnsi" w:cstheme="minorHAnsi"/>
                                  <w:sz w:val="24"/>
                                  <w:szCs w:val="24"/>
                                </w:rPr>
                                <w:t>www.massivit.com</w:t>
                              </w:r>
                            </w:hyperlink>
                            <w:r w:rsidRPr="00906AA4">
                              <w:rPr>
                                <w:rFonts w:asciiTheme="minorHAnsi" w:hAnsiTheme="minorHAnsi" w:cstheme="minorHAnsi"/>
                                <w:sz w:val="24"/>
                                <w:szCs w:val="24"/>
                              </w:rPr>
                              <w:t xml:space="preserve"> </w:t>
                            </w:r>
                          </w:p>
                          <w:p w14:paraId="30F6B49D" w14:textId="77777777" w:rsidR="003C6A84" w:rsidRDefault="003C6A84">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739BA" id="Text Box 7" o:spid="_x0000_s1028" type="#_x0000_t202" style="position:absolute;left:0;text-align:left;margin-left:3.7pt;margin-top:220.75pt;width:111.75pt;height: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" filled="f" stroked="f" strokeweight=".5pt">
                <v:textbox>
                  <w:txbxContent>
                    <w:p w14:paraId="5D028F50" w14:textId="77777777" w:rsidR="003C6A84" w:rsidRPr="00906AA4" w:rsidRDefault="003C6A84" w:rsidP="00A80F37">
                      <w:pPr>
                        <w:spacing w:before="0" w:after="160"/>
                        <w:ind w:left="0"/>
                        <w:rPr>
                          <w:rFonts w:asciiTheme="minorHAnsi" w:hAnsiTheme="minorHAnsi" w:cstheme="minorHAnsi"/>
                          <w:sz w:val="24"/>
                          <w:szCs w:val="24"/>
                        </w:rPr>
                      </w:pPr>
                      <w:hyperlink r:id="rId13" w:history="1">
                        <w:r w:rsidRPr="00906AA4">
                          <w:rPr>
                            <w:rStyle w:val="Hyperlink"/>
                            <w:rFonts w:asciiTheme="minorHAnsi" w:hAnsiTheme="minorHAnsi" w:cstheme="minorHAnsi"/>
                            <w:sz w:val="24"/>
                            <w:szCs w:val="24"/>
                          </w:rPr>
                          <w:t>www.massivit.com</w:t>
                        </w:r>
                      </w:hyperlink>
                      <w:r w:rsidRPr="00906AA4">
                        <w:rPr>
                          <w:rFonts w:asciiTheme="minorHAnsi" w:hAnsiTheme="minorHAnsi" w:cstheme="minorHAnsi"/>
                          <w:sz w:val="24"/>
                          <w:szCs w:val="24"/>
                        </w:rPr>
                        <w:t xml:space="preserve"> </w:t>
                      </w:r>
                    </w:p>
                    <w:p w14:paraId="30F6B49D" w14:textId="77777777" w:rsidR="003C6A84" w:rsidRDefault="003C6A84">
                      <w:pPr>
                        <w:ind w:left="0"/>
                      </w:pPr>
                    </w:p>
                  </w:txbxContent>
                </v:textbox>
              </v:shape>
            </w:pict>
          </mc:Fallback>
        </mc:AlternateContent>
      </w:r>
    </w:p>
    <w:p w14:paraId="64A74D82" w14:textId="77777777" w:rsidR="0093032D" w:rsidRPr="00906AA4" w:rsidRDefault="0093032D" w:rsidP="00CF210A">
      <w:pPr>
        <w:spacing w:before="0" w:after="160"/>
        <w:ind w:left="0"/>
        <w:rPr>
          <w:rFonts w:asciiTheme="minorHAnsi" w:hAnsiTheme="minorHAnsi" w:cstheme="minorHAnsi"/>
          <w:sz w:val="24"/>
          <w:szCs w:val="24"/>
        </w:rPr>
      </w:pPr>
    </w:p>
    <w:p w14:paraId="01557050" w14:textId="77777777" w:rsidR="0093032D" w:rsidRPr="00906AA4" w:rsidRDefault="0093032D" w:rsidP="00CF210A">
      <w:pPr>
        <w:spacing w:before="0" w:after="160"/>
        <w:ind w:left="0"/>
        <w:rPr>
          <w:rFonts w:asciiTheme="minorHAnsi" w:hAnsiTheme="minorHAnsi" w:cstheme="minorHAnsi"/>
          <w:sz w:val="24"/>
          <w:szCs w:val="24"/>
        </w:rPr>
      </w:pPr>
    </w:p>
    <w:p w14:paraId="45C258BF" w14:textId="77777777" w:rsidR="0093032D" w:rsidRPr="00906AA4" w:rsidRDefault="0093032D" w:rsidP="00CF210A">
      <w:pPr>
        <w:spacing w:before="0" w:after="160"/>
        <w:ind w:left="0"/>
        <w:rPr>
          <w:rFonts w:asciiTheme="minorHAnsi" w:hAnsiTheme="minorHAnsi" w:cstheme="minorHAnsi"/>
          <w:sz w:val="24"/>
          <w:szCs w:val="24"/>
        </w:rPr>
      </w:pPr>
    </w:p>
    <w:p w14:paraId="4BD36D41" w14:textId="77777777" w:rsidR="0093032D" w:rsidRPr="00906AA4" w:rsidRDefault="0093032D" w:rsidP="00CF210A">
      <w:pPr>
        <w:spacing w:before="0" w:after="160"/>
        <w:ind w:left="0"/>
        <w:rPr>
          <w:rFonts w:asciiTheme="minorHAnsi" w:hAnsiTheme="minorHAnsi" w:cstheme="minorHAnsi"/>
          <w:sz w:val="24"/>
          <w:szCs w:val="24"/>
        </w:rPr>
      </w:pPr>
    </w:p>
    <w:p w14:paraId="09134210" w14:textId="77777777" w:rsidR="0093032D" w:rsidRPr="00906AA4" w:rsidRDefault="0093032D" w:rsidP="00CF210A">
      <w:pPr>
        <w:spacing w:before="0" w:after="160"/>
        <w:ind w:left="0"/>
        <w:rPr>
          <w:rFonts w:asciiTheme="minorHAnsi" w:hAnsiTheme="minorHAnsi" w:cstheme="minorHAnsi"/>
          <w:sz w:val="24"/>
          <w:szCs w:val="24"/>
        </w:rPr>
      </w:pPr>
    </w:p>
    <w:p w14:paraId="42DA256C" w14:textId="77777777" w:rsidR="0093032D" w:rsidRPr="00906AA4" w:rsidRDefault="0093032D" w:rsidP="00CF210A">
      <w:pPr>
        <w:spacing w:before="0" w:after="160"/>
        <w:ind w:left="0"/>
        <w:rPr>
          <w:rFonts w:asciiTheme="minorHAnsi" w:hAnsiTheme="minorHAnsi" w:cstheme="minorHAnsi"/>
          <w:sz w:val="24"/>
          <w:szCs w:val="24"/>
        </w:rPr>
      </w:pPr>
    </w:p>
    <w:p w14:paraId="45DA7042" w14:textId="77777777" w:rsidR="0093032D" w:rsidRPr="00906AA4" w:rsidRDefault="0093032D" w:rsidP="00CF210A">
      <w:pPr>
        <w:spacing w:before="0" w:after="160"/>
        <w:ind w:left="0"/>
        <w:rPr>
          <w:rFonts w:asciiTheme="minorHAnsi" w:hAnsiTheme="minorHAnsi" w:cstheme="minorHAnsi"/>
          <w:sz w:val="24"/>
          <w:szCs w:val="24"/>
        </w:rPr>
      </w:pPr>
    </w:p>
    <w:p w14:paraId="68116D84" w14:textId="77777777" w:rsidR="0093032D" w:rsidRPr="00906AA4" w:rsidRDefault="0093032D" w:rsidP="00CF210A">
      <w:pPr>
        <w:spacing w:before="0" w:after="160"/>
        <w:ind w:left="0"/>
        <w:rPr>
          <w:rFonts w:asciiTheme="minorHAnsi" w:hAnsiTheme="minorHAnsi" w:cstheme="minorHAnsi"/>
          <w:sz w:val="24"/>
          <w:szCs w:val="24"/>
        </w:rPr>
      </w:pPr>
    </w:p>
    <w:p w14:paraId="7FA33D1D" w14:textId="77777777" w:rsidR="0093032D" w:rsidRPr="00906AA4" w:rsidRDefault="0093032D" w:rsidP="00CF210A">
      <w:pPr>
        <w:spacing w:before="0" w:after="160"/>
        <w:ind w:left="0"/>
        <w:rPr>
          <w:rFonts w:asciiTheme="minorHAnsi" w:hAnsiTheme="minorHAnsi" w:cstheme="minorHAnsi"/>
          <w:sz w:val="24"/>
          <w:szCs w:val="24"/>
        </w:rPr>
      </w:pPr>
    </w:p>
    <w:p w14:paraId="346C6B69" w14:textId="77777777" w:rsidR="0093032D" w:rsidRPr="00906AA4" w:rsidRDefault="0093032D" w:rsidP="00CF210A">
      <w:pPr>
        <w:spacing w:before="0" w:after="160"/>
        <w:ind w:left="0"/>
        <w:rPr>
          <w:rFonts w:asciiTheme="minorHAnsi" w:hAnsiTheme="minorHAnsi" w:cstheme="minorHAnsi"/>
          <w:sz w:val="24"/>
          <w:szCs w:val="24"/>
        </w:rPr>
      </w:pPr>
    </w:p>
    <w:p w14:paraId="3E6167F2" w14:textId="77777777" w:rsidR="0093032D" w:rsidRPr="00906AA4" w:rsidRDefault="0093032D" w:rsidP="00CF210A">
      <w:pPr>
        <w:spacing w:before="0" w:after="160"/>
        <w:ind w:left="0"/>
        <w:rPr>
          <w:rFonts w:asciiTheme="minorHAnsi" w:hAnsiTheme="minorHAnsi" w:cstheme="minorHAnsi"/>
          <w:sz w:val="24"/>
          <w:szCs w:val="24"/>
        </w:rPr>
      </w:pPr>
    </w:p>
    <w:p w14:paraId="39DD8FB9" w14:textId="51B24A62" w:rsidR="0093032D" w:rsidRDefault="0093032D" w:rsidP="00CF210A">
      <w:pPr>
        <w:spacing w:before="0" w:after="160"/>
        <w:ind w:left="0"/>
        <w:rPr>
          <w:rFonts w:asciiTheme="minorHAnsi" w:hAnsiTheme="minorHAnsi" w:cstheme="minorHAnsi"/>
          <w:sz w:val="24"/>
          <w:szCs w:val="24"/>
        </w:rPr>
      </w:pPr>
    </w:p>
    <w:p w14:paraId="3FDC77BB" w14:textId="77777777" w:rsidR="00292EA8" w:rsidRPr="00906AA4" w:rsidRDefault="00292EA8" w:rsidP="00CF210A">
      <w:pPr>
        <w:spacing w:before="0" w:after="160"/>
        <w:ind w:left="0"/>
        <w:rPr>
          <w:rFonts w:asciiTheme="minorHAnsi" w:hAnsiTheme="minorHAnsi" w:cstheme="minorHAnsi"/>
          <w:sz w:val="24"/>
          <w:szCs w:val="24"/>
        </w:rPr>
      </w:pPr>
    </w:p>
    <w:p w14:paraId="03DF79C3" w14:textId="77777777" w:rsidR="0093032D" w:rsidRPr="00906AA4" w:rsidRDefault="0093032D" w:rsidP="00CF210A">
      <w:pPr>
        <w:spacing w:before="0" w:after="160"/>
        <w:ind w:left="0"/>
        <w:rPr>
          <w:rFonts w:asciiTheme="minorHAnsi" w:hAnsiTheme="minorHAnsi" w:cstheme="minorHAnsi"/>
          <w:sz w:val="24"/>
          <w:szCs w:val="24"/>
        </w:rPr>
      </w:pPr>
    </w:p>
    <w:p w14:paraId="2F4EE13E" w14:textId="77777777" w:rsidR="0093032D" w:rsidRPr="00906AA4" w:rsidRDefault="0093032D" w:rsidP="00CF210A">
      <w:pPr>
        <w:spacing w:before="0" w:after="160"/>
        <w:ind w:left="0"/>
        <w:rPr>
          <w:rFonts w:asciiTheme="minorHAnsi" w:hAnsiTheme="minorHAnsi" w:cstheme="minorHAnsi"/>
          <w:sz w:val="24"/>
          <w:szCs w:val="24"/>
        </w:rPr>
      </w:pPr>
    </w:p>
    <w:p w14:paraId="0023D23B" w14:textId="77777777" w:rsidR="0093032D" w:rsidRPr="00906AA4" w:rsidRDefault="0093032D" w:rsidP="00CF210A">
      <w:pPr>
        <w:spacing w:before="0" w:after="160"/>
        <w:ind w:left="0"/>
        <w:rPr>
          <w:rFonts w:asciiTheme="minorHAnsi" w:hAnsiTheme="minorHAnsi" w:cstheme="minorHAnsi"/>
          <w:sz w:val="24"/>
          <w:szCs w:val="24"/>
        </w:rPr>
      </w:pPr>
    </w:p>
    <w:p w14:paraId="7944D894" w14:textId="77777777" w:rsidR="0093032D" w:rsidRPr="00906AA4" w:rsidRDefault="0093032D" w:rsidP="00CF210A">
      <w:pPr>
        <w:spacing w:before="0" w:after="160"/>
        <w:ind w:left="0"/>
        <w:rPr>
          <w:rFonts w:asciiTheme="minorHAnsi" w:hAnsiTheme="minorHAnsi" w:cstheme="minorHAnsi"/>
          <w:sz w:val="24"/>
          <w:szCs w:val="24"/>
        </w:rPr>
      </w:pPr>
    </w:p>
    <w:p w14:paraId="613599FB" w14:textId="77777777" w:rsidR="0093032D" w:rsidRPr="00906AA4" w:rsidRDefault="0093032D" w:rsidP="00CF210A">
      <w:pPr>
        <w:spacing w:before="0" w:after="160"/>
        <w:ind w:left="0"/>
        <w:rPr>
          <w:rFonts w:asciiTheme="minorHAnsi" w:hAnsiTheme="minorHAnsi" w:cstheme="minorHAnsi"/>
          <w:sz w:val="24"/>
          <w:szCs w:val="24"/>
        </w:rPr>
      </w:pPr>
    </w:p>
    <w:p w14:paraId="60610FEB" w14:textId="31647953" w:rsidR="0093032D" w:rsidRDefault="0093032D" w:rsidP="00CF210A">
      <w:pPr>
        <w:spacing w:before="0" w:after="160"/>
        <w:ind w:left="0"/>
        <w:rPr>
          <w:rFonts w:asciiTheme="minorHAnsi" w:hAnsiTheme="minorHAnsi" w:cstheme="minorHAnsi"/>
          <w:sz w:val="24"/>
          <w:szCs w:val="24"/>
        </w:rPr>
      </w:pPr>
    </w:p>
    <w:p w14:paraId="768F3433" w14:textId="7F78D310" w:rsidR="00292EA8" w:rsidRDefault="00292EA8" w:rsidP="00CF210A">
      <w:pPr>
        <w:spacing w:before="0" w:after="160"/>
        <w:ind w:left="0"/>
        <w:rPr>
          <w:rFonts w:asciiTheme="minorHAnsi" w:hAnsiTheme="minorHAnsi" w:cstheme="minorHAnsi"/>
          <w:sz w:val="24"/>
          <w:szCs w:val="24"/>
        </w:rPr>
      </w:pPr>
    </w:p>
    <w:p w14:paraId="59461A80" w14:textId="45BE5A2E" w:rsidR="00292EA8" w:rsidRDefault="00292EA8" w:rsidP="00CF210A">
      <w:pPr>
        <w:spacing w:before="0" w:after="160"/>
        <w:ind w:left="0"/>
        <w:rPr>
          <w:rFonts w:asciiTheme="minorHAnsi" w:hAnsiTheme="minorHAnsi" w:cstheme="minorHAnsi"/>
          <w:sz w:val="24"/>
          <w:szCs w:val="24"/>
        </w:rPr>
      </w:pPr>
    </w:p>
    <w:p w14:paraId="03A8C70D" w14:textId="0823BC7A" w:rsidR="00292EA8" w:rsidRPr="00906AA4" w:rsidRDefault="00292EA8" w:rsidP="00CF210A">
      <w:pPr>
        <w:spacing w:before="0" w:after="160"/>
        <w:ind w:left="0"/>
        <w:rPr>
          <w:rFonts w:asciiTheme="minorHAnsi" w:hAnsiTheme="minorHAnsi" w:cstheme="minorHAnsi"/>
          <w:sz w:val="24"/>
          <w:szCs w:val="24"/>
        </w:rPr>
      </w:pPr>
    </w:p>
    <w:p w14:paraId="06AC8D21" w14:textId="77777777" w:rsidR="0093032D" w:rsidRPr="00906AA4" w:rsidRDefault="0093032D" w:rsidP="00CF210A">
      <w:pPr>
        <w:spacing w:before="0" w:after="160"/>
        <w:ind w:left="0"/>
        <w:rPr>
          <w:rFonts w:asciiTheme="minorHAnsi" w:hAnsiTheme="minorHAnsi" w:cstheme="minorHAnsi"/>
          <w:sz w:val="24"/>
          <w:szCs w:val="24"/>
          <w:rtl/>
        </w:rPr>
      </w:pPr>
    </w:p>
    <w:p w14:paraId="47D148C9" w14:textId="44DDC2EF" w:rsidR="00AE4E47" w:rsidRDefault="00AE4E47" w:rsidP="0086012D">
      <w:pPr>
        <w:pStyle w:val="smallletterstyle"/>
      </w:pPr>
      <w:r w:rsidRPr="00436D97">
        <w:t xml:space="preserve">The </w:t>
      </w:r>
      <w:r w:rsidR="00CF210A" w:rsidRPr="00436D97">
        <w:t>information provided</w:t>
      </w:r>
      <w:r w:rsidRPr="00436D97">
        <w:t xml:space="preserve"> in this document is believed to be accurate and reliable. </w:t>
      </w:r>
      <w:del w:id="2" w:author="Louis Gordon" w:date="2017-12-12T13:14:00Z">
        <w:r w:rsidRPr="00436D97" w:rsidDel="00915BCB">
          <w:delText>However</w:delText>
        </w:r>
      </w:del>
      <w:ins w:id="3" w:author="Louis Gordon" w:date="2017-12-12T13:14:00Z">
        <w:r w:rsidR="00915BCB" w:rsidRPr="00436D97">
          <w:t>However,</w:t>
        </w:r>
      </w:ins>
      <w:ins w:id="4" w:author="Louis Gordon" w:date="2017-12-12T12:22:00Z">
        <w:r w:rsidR="00F14B73">
          <w:t xml:space="preserve"> </w:t>
        </w:r>
        <w:r w:rsidR="00F14B73" w:rsidRPr="00436D97">
          <w:t>M</w:t>
        </w:r>
      </w:ins>
      <w:ins w:id="5" w:author="Louis Gordon" w:date="2017-12-12T13:14:00Z">
        <w:r w:rsidR="00915BCB">
          <w:t>assivit</w:t>
        </w:r>
      </w:ins>
      <w:bookmarkStart w:id="6" w:name="_GoBack"/>
      <w:bookmarkEnd w:id="6"/>
      <w:ins w:id="7" w:author="Louis Gordon" w:date="2017-12-12T12:22:00Z">
        <w:r w:rsidR="00F14B73" w:rsidRPr="00436D97">
          <w:t xml:space="preserve"> 3D</w:t>
        </w:r>
        <w:r w:rsidR="00F14B73">
          <w:t xml:space="preserve"> assumes</w:t>
        </w:r>
      </w:ins>
      <w:del w:id="8" w:author="Louis Gordon" w:date="2017-12-12T12:22:00Z">
        <w:r w:rsidRPr="00436D97" w:rsidDel="00F14B73">
          <w:delText>,</w:delText>
        </w:r>
      </w:del>
      <w:r w:rsidRPr="00436D97">
        <w:t xml:space="preserve"> no responsibility </w:t>
      </w:r>
      <w:del w:id="9" w:author="Louis Gordon" w:date="2017-12-12T12:22:00Z">
        <w:r w:rsidRPr="00436D97" w:rsidDel="00F14B73">
          <w:delText xml:space="preserve">is assumed by MASSIVit 3D </w:delText>
        </w:r>
      </w:del>
      <w:r w:rsidRPr="00436D97">
        <w:t>for the use of this d</w:t>
      </w:r>
      <w:r w:rsidR="00CF210A" w:rsidRPr="00436D97">
        <w:t>ocument or for the performance of any materials mentioned</w:t>
      </w:r>
      <w:r w:rsidRPr="00436D97">
        <w:t>.</w:t>
      </w:r>
      <w:r w:rsidR="0086012D">
        <w:t xml:space="preserve"> </w:t>
      </w:r>
      <w:del w:id="10" w:author="Louis Gordon" w:date="2017-12-12T13:14:00Z">
        <w:r w:rsidRPr="00436D97" w:rsidDel="00915BCB">
          <w:delText xml:space="preserve">MASSIVit </w:delText>
        </w:r>
      </w:del>
      <w:ins w:id="11" w:author="Louis Gordon" w:date="2017-12-12T13:15:00Z">
        <w:r w:rsidR="00915BCB" w:rsidRPr="00436D97">
          <w:t>M</w:t>
        </w:r>
        <w:r w:rsidR="00915BCB">
          <w:t>assiv</w:t>
        </w:r>
        <w:r w:rsidR="00915BCB" w:rsidRPr="00436D97">
          <w:t>it</w:t>
        </w:r>
      </w:ins>
      <w:ins w:id="12" w:author="Louis Gordon" w:date="2017-12-12T13:14:00Z">
        <w:r w:rsidR="00915BCB" w:rsidRPr="00436D97">
          <w:t xml:space="preserve"> </w:t>
        </w:r>
      </w:ins>
      <w:r w:rsidRPr="00436D97">
        <w:t>3D reserves the right to make changes to this docume</w:t>
      </w:r>
      <w:r w:rsidR="009536BB" w:rsidRPr="00436D97">
        <w:t>nt or any material included in it</w:t>
      </w:r>
      <w:r w:rsidRPr="00436D97">
        <w:t xml:space="preserve"> at any time and without notice.</w:t>
      </w:r>
    </w:p>
    <w:p w14:paraId="128774EB" w14:textId="7315EA29" w:rsidR="00C74492" w:rsidRPr="00436D97" w:rsidRDefault="00C74492" w:rsidP="0086012D">
      <w:pPr>
        <w:pStyle w:val="smallletterstyle"/>
      </w:pPr>
      <w:r>
        <w:t>Published on December 2017</w:t>
      </w:r>
    </w:p>
    <w:p w14:paraId="42E215B2" w14:textId="77777777" w:rsidR="00CF210A" w:rsidRPr="00436D97" w:rsidRDefault="00AE4E47" w:rsidP="00DD269D">
      <w:pPr>
        <w:pStyle w:val="smallletterstyle"/>
      </w:pPr>
      <w:r w:rsidRPr="00436D97">
        <w:t>© Copyright MASSIVit 3D 2017</w:t>
      </w:r>
    </w:p>
    <w:p w14:paraId="74F25811" w14:textId="77777777" w:rsidR="00C74492" w:rsidRDefault="00C74492">
      <w:pPr>
        <w:spacing w:before="0" w:after="160"/>
        <w:ind w:left="0"/>
        <w:rPr>
          <w:rFonts w:asciiTheme="minorHAnsi" w:hAnsiTheme="minorHAnsi" w:cstheme="minorHAnsi"/>
          <w:sz w:val="24"/>
          <w:szCs w:val="24"/>
        </w:rPr>
        <w:sectPr w:rsidR="00C74492" w:rsidSect="00BC62E2">
          <w:headerReference w:type="default" r:id="rId14"/>
          <w:footerReference w:type="default" r:id="rId15"/>
          <w:pgSz w:w="11906" w:h="16838" w:code="9"/>
          <w:pgMar w:top="2448" w:right="1008" w:bottom="1440" w:left="1008" w:header="864" w:footer="288" w:gutter="0"/>
          <w:cols w:space="720"/>
          <w:docGrid w:linePitch="360"/>
        </w:sectPr>
      </w:pPr>
    </w:p>
    <w:p w14:paraId="040C4C68" w14:textId="5EBF13C4" w:rsidR="0093032D" w:rsidRPr="006224FE" w:rsidRDefault="00254F16" w:rsidP="00A72A20">
      <w:pPr>
        <w:pStyle w:val="Heading2NoNumber"/>
      </w:pPr>
      <w:r w:rsidRPr="00E65A00">
        <w:lastRenderedPageBreak/>
        <w:t>CONTENT</w:t>
      </w:r>
      <w:r w:rsidRPr="006224FE">
        <w:tab/>
      </w:r>
    </w:p>
    <w:p w14:paraId="1C19909C" w14:textId="77777777" w:rsidR="00ED3149" w:rsidRPr="00254F16" w:rsidRDefault="00ED3149" w:rsidP="00EF4C6A">
      <w:pPr>
        <w:pStyle w:val="TOCHeading"/>
        <w:rPr>
          <w:rFonts w:ascii="DINOT" w:hAnsi="DINOT"/>
          <w:rtl/>
          <w:lang w:bidi="he-IL"/>
        </w:rPr>
      </w:pPr>
    </w:p>
    <w:p w14:paraId="1BCD6E1E" w14:textId="39E8EB6B" w:rsidR="007F0AC4" w:rsidRPr="00646598" w:rsidRDefault="007F0AC4" w:rsidP="00E72DB8">
      <w:pPr>
        <w:pStyle w:val="TOC1"/>
        <w:rPr>
          <w:rFonts w:eastAsiaTheme="minorEastAsia"/>
          <w:noProof/>
        </w:rPr>
      </w:pPr>
      <w:r w:rsidRPr="00646598">
        <w:rPr>
          <w:lang w:bidi="ar-SA"/>
        </w:rPr>
        <w:fldChar w:fldCharType="begin"/>
      </w:r>
      <w:r w:rsidRPr="00646598">
        <w:rPr>
          <w:lang w:bidi="ar-SA"/>
        </w:rPr>
        <w:instrText xml:space="preserve"> TOC \o "1-1" \u \t "Heading 2 No Number,2" </w:instrText>
      </w:r>
      <w:r w:rsidRPr="00646598">
        <w:rPr>
          <w:lang w:bidi="ar-SA"/>
        </w:rPr>
        <w:fldChar w:fldCharType="separate"/>
      </w:r>
      <w:r w:rsidRPr="00646598">
        <w:rPr>
          <w:noProof/>
          <w:lang w:bidi="ar-SA"/>
        </w:rPr>
        <w:t>Introduction</w:t>
      </w:r>
      <w:r w:rsidRPr="00646598">
        <w:rPr>
          <w:noProof/>
        </w:rPr>
        <w:tab/>
      </w:r>
      <w:r w:rsidR="00F62367" w:rsidRPr="00646598">
        <w:rPr>
          <w:noProof/>
        </w:rPr>
        <w:t>5</w:t>
      </w:r>
    </w:p>
    <w:p w14:paraId="33062647" w14:textId="35557100" w:rsidR="007F0AC4" w:rsidRPr="00646598" w:rsidRDefault="00F62367" w:rsidP="00E72DB8">
      <w:pPr>
        <w:pStyle w:val="TOC1"/>
        <w:rPr>
          <w:rFonts w:eastAsiaTheme="minorEastAsia"/>
          <w:noProof/>
        </w:rPr>
      </w:pPr>
      <w:r w:rsidRPr="00646598">
        <w:rPr>
          <w:noProof/>
          <w:lang w:bidi="ar-SA"/>
        </w:rPr>
        <w:t>Working Tools</w:t>
      </w:r>
      <w:r w:rsidR="007F0AC4" w:rsidRPr="00646598">
        <w:rPr>
          <w:noProof/>
        </w:rPr>
        <w:tab/>
      </w:r>
      <w:r w:rsidR="00646598" w:rsidRPr="00646598">
        <w:rPr>
          <w:noProof/>
        </w:rPr>
        <w:t>5</w:t>
      </w:r>
    </w:p>
    <w:p w14:paraId="61658B4F" w14:textId="1F421261" w:rsidR="007F0AC4" w:rsidRDefault="007F0AC4" w:rsidP="00E72DB8">
      <w:pPr>
        <w:pStyle w:val="TOC1"/>
        <w:rPr>
          <w:noProof/>
        </w:rPr>
      </w:pPr>
      <w:r w:rsidRPr="00646598">
        <w:rPr>
          <w:noProof/>
          <w:lang w:bidi="ar-SA"/>
        </w:rPr>
        <w:t>Safety</w:t>
      </w:r>
      <w:r w:rsidRPr="00646598">
        <w:rPr>
          <w:noProof/>
        </w:rPr>
        <w:tab/>
      </w:r>
      <w:r w:rsidRPr="00646598">
        <w:rPr>
          <w:noProof/>
        </w:rPr>
        <w:fldChar w:fldCharType="begin"/>
      </w:r>
      <w:r w:rsidRPr="00646598">
        <w:rPr>
          <w:noProof/>
        </w:rPr>
        <w:instrText xml:space="preserve"> PAGEREF _Toc496518549 \h </w:instrText>
      </w:r>
      <w:r w:rsidRPr="00646598">
        <w:rPr>
          <w:noProof/>
        </w:rPr>
      </w:r>
      <w:r w:rsidRPr="00646598">
        <w:rPr>
          <w:noProof/>
        </w:rPr>
        <w:fldChar w:fldCharType="separate"/>
      </w:r>
      <w:r w:rsidR="007874D8" w:rsidRPr="00646598">
        <w:rPr>
          <w:noProof/>
        </w:rPr>
        <w:t>5</w:t>
      </w:r>
      <w:r w:rsidRPr="00646598">
        <w:rPr>
          <w:noProof/>
        </w:rPr>
        <w:fldChar w:fldCharType="end"/>
      </w:r>
    </w:p>
    <w:p w14:paraId="356677F5" w14:textId="7242784E" w:rsidR="009B65D4" w:rsidRDefault="009B65D4" w:rsidP="00E72DB8">
      <w:pPr>
        <w:pStyle w:val="TOC1"/>
        <w:rPr>
          <w:noProof/>
        </w:rPr>
      </w:pPr>
      <w:r>
        <w:rPr>
          <w:noProof/>
          <w:lang w:bidi="ar-SA"/>
        </w:rPr>
        <w:t>Removing Slight Imperfections</w:t>
      </w:r>
      <w:r w:rsidRPr="00646598">
        <w:rPr>
          <w:noProof/>
        </w:rPr>
        <w:tab/>
      </w:r>
      <w:r>
        <w:rPr>
          <w:noProof/>
        </w:rPr>
        <w:t>7</w:t>
      </w:r>
    </w:p>
    <w:p w14:paraId="15C2F43B" w14:textId="70A51A1A" w:rsidR="00646598" w:rsidRPr="00646598" w:rsidRDefault="00E72DB8" w:rsidP="00E72DB8">
      <w:pPr>
        <w:pStyle w:val="TOC1"/>
        <w:rPr>
          <w:rFonts w:eastAsiaTheme="minorEastAsia"/>
          <w:noProof/>
        </w:rPr>
      </w:pPr>
      <w:r>
        <w:rPr>
          <w:noProof/>
          <w:lang w:bidi="ar-SA"/>
        </w:rPr>
        <w:t>Closing and Opening Holes in a Model</w:t>
      </w:r>
      <w:r w:rsidR="00646598" w:rsidRPr="00646598">
        <w:rPr>
          <w:noProof/>
        </w:rPr>
        <w:tab/>
      </w:r>
      <w:r>
        <w:rPr>
          <w:noProof/>
        </w:rPr>
        <w:t>11</w:t>
      </w:r>
    </w:p>
    <w:p w14:paraId="0F9E3FCD" w14:textId="2FD95E43" w:rsidR="007F0AC4" w:rsidRPr="00646598" w:rsidRDefault="007A06ED" w:rsidP="00E72DB8">
      <w:pPr>
        <w:pStyle w:val="TOC1"/>
        <w:rPr>
          <w:rFonts w:eastAsiaTheme="minorEastAsia"/>
          <w:noProof/>
        </w:rPr>
      </w:pPr>
      <w:r>
        <w:rPr>
          <w:noProof/>
          <w:lang w:bidi="ar-SA"/>
        </w:rPr>
        <w:t>Gluing Parts Together</w:t>
      </w:r>
      <w:r w:rsidR="007F0AC4" w:rsidRPr="00646598">
        <w:rPr>
          <w:noProof/>
        </w:rPr>
        <w:tab/>
      </w:r>
      <w:r>
        <w:rPr>
          <w:noProof/>
        </w:rPr>
        <w:t>14</w:t>
      </w:r>
    </w:p>
    <w:p w14:paraId="450256BE" w14:textId="0E3426A5" w:rsidR="007F0AC4" w:rsidRPr="00646598" w:rsidRDefault="007F0AC4" w:rsidP="00E72DB8">
      <w:pPr>
        <w:pStyle w:val="TOC1"/>
        <w:rPr>
          <w:rFonts w:eastAsiaTheme="minorEastAsia"/>
          <w:noProof/>
        </w:rPr>
      </w:pPr>
      <w:r w:rsidRPr="00646598">
        <w:rPr>
          <w:noProof/>
          <w:lang w:bidi="ar-SA"/>
        </w:rPr>
        <w:t>Summary</w:t>
      </w:r>
      <w:r w:rsidRPr="00646598">
        <w:rPr>
          <w:noProof/>
        </w:rPr>
        <w:tab/>
      </w:r>
      <w:r w:rsidRPr="00646598">
        <w:rPr>
          <w:noProof/>
        </w:rPr>
        <w:fldChar w:fldCharType="begin"/>
      </w:r>
      <w:r w:rsidRPr="00646598">
        <w:rPr>
          <w:noProof/>
        </w:rPr>
        <w:instrText xml:space="preserve"> PAGEREF _Toc496518551 \h </w:instrText>
      </w:r>
      <w:r w:rsidRPr="00646598">
        <w:rPr>
          <w:noProof/>
        </w:rPr>
      </w:r>
      <w:r w:rsidRPr="00646598">
        <w:rPr>
          <w:noProof/>
        </w:rPr>
        <w:fldChar w:fldCharType="separate"/>
      </w:r>
      <w:r w:rsidR="007874D8" w:rsidRPr="00646598">
        <w:rPr>
          <w:noProof/>
        </w:rPr>
        <w:t>1</w:t>
      </w:r>
      <w:r w:rsidR="007A06ED">
        <w:rPr>
          <w:noProof/>
        </w:rPr>
        <w:t>5</w:t>
      </w:r>
      <w:r w:rsidRPr="00646598">
        <w:rPr>
          <w:noProof/>
        </w:rPr>
        <w:fldChar w:fldCharType="end"/>
      </w:r>
    </w:p>
    <w:p w14:paraId="68B7BB45" w14:textId="5211DD96" w:rsidR="00BC62E2" w:rsidRPr="00646598" w:rsidRDefault="007F0AC4" w:rsidP="00274AE3">
      <w:pPr>
        <w:ind w:left="0"/>
        <w:rPr>
          <w:rFonts w:ascii="DINOT" w:hAnsi="DINOT" w:cstheme="minorHAnsi"/>
          <w:sz w:val="22"/>
          <w:lang w:bidi="ar-SA"/>
        </w:rPr>
        <w:sectPr w:rsidR="00BC62E2" w:rsidRPr="00646598" w:rsidSect="00BC62E2">
          <w:pgSz w:w="11906" w:h="16838" w:code="9"/>
          <w:pgMar w:top="2448" w:right="1008" w:bottom="1440" w:left="1008" w:header="864" w:footer="288" w:gutter="0"/>
          <w:cols w:space="720"/>
          <w:docGrid w:linePitch="360"/>
        </w:sectPr>
      </w:pPr>
      <w:r w:rsidRPr="00646598">
        <w:rPr>
          <w:rFonts w:ascii="DINOT" w:hAnsi="DINOT" w:cstheme="minorHAnsi"/>
          <w:sz w:val="22"/>
          <w:lang w:bidi="ar-SA"/>
        </w:rPr>
        <w:fldChar w:fldCharType="end"/>
      </w:r>
    </w:p>
    <w:p w14:paraId="7BE7839C" w14:textId="77777777" w:rsidR="0086012D" w:rsidRDefault="0086012D">
      <w:pPr>
        <w:spacing w:before="0" w:after="160"/>
        <w:ind w:left="0"/>
        <w:rPr>
          <w:rFonts w:ascii="DINOT-Bold" w:eastAsia="Times New Roman" w:hAnsi="DINOT-Bold" w:cs="Courier"/>
          <w:noProof/>
          <w:color w:val="ED0677"/>
          <w:sz w:val="26"/>
          <w:szCs w:val="26"/>
          <w:lang w:bidi="ar-SA"/>
        </w:rPr>
      </w:pPr>
      <w:bookmarkStart w:id="13" w:name="_Toc496518135"/>
      <w:bookmarkStart w:id="14" w:name="_Toc496518546"/>
      <w:r>
        <w:lastRenderedPageBreak/>
        <w:br w:type="page"/>
      </w:r>
    </w:p>
    <w:p w14:paraId="5C7FF52D" w14:textId="3A681C9B" w:rsidR="00F05852" w:rsidRPr="00E65A00" w:rsidRDefault="00E65A00" w:rsidP="00A72A20">
      <w:pPr>
        <w:pStyle w:val="Heading2NoNumber"/>
      </w:pPr>
      <w:r w:rsidRPr="00A72A20">
        <w:lastRenderedPageBreak/>
        <mc:AlternateContent>
          <mc:Choice Requires="wps">
            <w:drawing>
              <wp:anchor distT="0" distB="0" distL="114300" distR="114300" simplePos="0" relativeHeight="251666432" behindDoc="0" locked="1" layoutInCell="1" allowOverlap="1" wp14:anchorId="4F82293C" wp14:editId="2C678187">
                <wp:simplePos x="0" y="0"/>
                <wp:positionH relativeFrom="column">
                  <wp:posOffset>-187325</wp:posOffset>
                </wp:positionH>
                <wp:positionV relativeFrom="page">
                  <wp:posOffset>1707515</wp:posOffset>
                </wp:positionV>
                <wp:extent cx="33020" cy="4803140"/>
                <wp:effectExtent l="0" t="0" r="24130" b="35560"/>
                <wp:wrapNone/>
                <wp:docPr id="37" name="Straight Connector 37"/>
                <wp:cNvGraphicFramePr/>
                <a:graphic xmlns:a="http://schemas.openxmlformats.org/drawingml/2006/main">
                  <a:graphicData uri="http://schemas.microsoft.com/office/word/2010/wordprocessingShape">
                    <wps:wsp>
                      <wps:cNvCnPr/>
                      <wps:spPr>
                        <a:xfrm>
                          <a:off x="0" y="0"/>
                          <a:ext cx="33020" cy="4803140"/>
                        </a:xfrm>
                        <a:prstGeom prst="line">
                          <a:avLst/>
                        </a:prstGeom>
                        <a:ln>
                          <a:solidFill>
                            <a:srgbClr val="A4A4A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A0EC6F" id="Straight Connector 3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4.75pt,134.45pt" to="-12.15pt,5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" strokecolor="#a4a4a7" strokeweight=".5pt">
                <v:stroke joinstyle="miter"/>
                <w10:wrap anchory="page"/>
                <w10:anchorlock/>
              </v:line>
            </w:pict>
          </mc:Fallback>
        </mc:AlternateContent>
      </w:r>
      <w:r w:rsidR="006224FE" w:rsidRPr="00A72A20">
        <w:t>INTRODUC</w:t>
      </w:r>
      <w:bookmarkEnd w:id="13"/>
      <w:bookmarkEnd w:id="14"/>
      <w:r w:rsidR="00A72A20" w:rsidRPr="00A72A20">
        <w:t>TION</w:t>
      </w:r>
    </w:p>
    <w:p w14:paraId="33EDA134" w14:textId="241A6E8E" w:rsidR="00ED3149" w:rsidRPr="006224FE" w:rsidRDefault="005763AE" w:rsidP="00E65A00">
      <w:pPr>
        <w:spacing w:line="320" w:lineRule="exact"/>
        <w:ind w:left="0"/>
        <w:rPr>
          <w:rFonts w:ascii="DINOT-Extlight" w:hAnsi="DINOT-Extlight" w:cstheme="minorHAnsi"/>
          <w:sz w:val="20"/>
          <w:szCs w:val="20"/>
        </w:rPr>
      </w:pPr>
      <w:r w:rsidRPr="0009634D">
        <w:rPr>
          <w:rFonts w:ascii="DINOT-Extlight" w:hAnsi="DINOT-Extlight"/>
          <w:noProof/>
          <w:sz w:val="20"/>
          <w:szCs w:val="20"/>
        </w:rPr>
        <w:drawing>
          <wp:anchor distT="0" distB="0" distL="114300" distR="114300" simplePos="0" relativeHeight="251821056" behindDoc="0" locked="0" layoutInCell="1" allowOverlap="1" wp14:anchorId="1493F785" wp14:editId="2C0BAA93">
            <wp:simplePos x="0" y="0"/>
            <wp:positionH relativeFrom="column">
              <wp:posOffset>-2232025</wp:posOffset>
            </wp:positionH>
            <wp:positionV relativeFrom="page">
              <wp:posOffset>2416744</wp:posOffset>
            </wp:positionV>
            <wp:extent cx="1685131" cy="1947553"/>
            <wp:effectExtent l="0" t="0" r="0" b="0"/>
            <wp:wrapNone/>
            <wp:docPr id="434" name="Graphic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685131" cy="1947553"/>
                    </a:xfrm>
                    <a:prstGeom prst="rect">
                      <a:avLst/>
                    </a:prstGeom>
                  </pic:spPr>
                </pic:pic>
              </a:graphicData>
            </a:graphic>
            <wp14:sizeRelH relativeFrom="margin">
              <wp14:pctWidth>0</wp14:pctWidth>
            </wp14:sizeRelH>
            <wp14:sizeRelV relativeFrom="margin">
              <wp14:pctHeight>0</wp14:pctHeight>
            </wp14:sizeRelV>
          </wp:anchor>
        </w:drawing>
      </w:r>
      <w:r w:rsidRPr="0009634D">
        <w:rPr>
          <w:rFonts w:ascii="DINOT-Extlight" w:hAnsi="DINOT-Extlight"/>
          <w:noProof/>
          <w:sz w:val="20"/>
          <w:szCs w:val="20"/>
        </w:rPr>
        <mc:AlternateContent>
          <mc:Choice Requires="wps">
            <w:drawing>
              <wp:anchor distT="0" distB="0" distL="114300" distR="114300" simplePos="0" relativeHeight="251822080" behindDoc="0" locked="1" layoutInCell="1" allowOverlap="1" wp14:anchorId="7F704704" wp14:editId="67B16386">
                <wp:simplePos x="0" y="0"/>
                <wp:positionH relativeFrom="column">
                  <wp:posOffset>-2221865</wp:posOffset>
                </wp:positionH>
                <wp:positionV relativeFrom="page">
                  <wp:posOffset>2510155</wp:posOffset>
                </wp:positionV>
                <wp:extent cx="1645920" cy="1840230"/>
                <wp:effectExtent l="0" t="0" r="0" b="7620"/>
                <wp:wrapNone/>
                <wp:docPr id="433" name="Text Box 433"/>
                <wp:cNvGraphicFramePr/>
                <a:graphic xmlns:a="http://schemas.openxmlformats.org/drawingml/2006/main">
                  <a:graphicData uri="http://schemas.microsoft.com/office/word/2010/wordprocessingShape">
                    <wps:wsp>
                      <wps:cNvSpPr txBox="1"/>
                      <wps:spPr>
                        <a:xfrm>
                          <a:off x="0" y="0"/>
                          <a:ext cx="1645920" cy="1840230"/>
                        </a:xfrm>
                        <a:prstGeom prst="rect">
                          <a:avLst/>
                        </a:prstGeom>
                        <a:noFill/>
                        <a:ln w="6350">
                          <a:noFill/>
                        </a:ln>
                      </wps:spPr>
                      <wps:txbx>
                        <w:txbxContent>
                          <w:p w14:paraId="0B283AF6" w14:textId="26BEA3B2" w:rsidR="003C6A84" w:rsidRPr="007D599F" w:rsidRDefault="003C6A84" w:rsidP="005763AE">
                            <w:pPr>
                              <w:ind w:left="0"/>
                              <w:rPr>
                                <w:rFonts w:ascii="DINOT" w:hAnsi="DINOT" w:cstheme="minorHAnsi"/>
                                <w:sz w:val="20"/>
                                <w:szCs w:val="20"/>
                              </w:rPr>
                            </w:pPr>
                            <w:r w:rsidRPr="00B765BF">
                              <w:rPr>
                                <w:rFonts w:ascii="DINOT-Bold" w:hAnsi="DINOT-Bold" w:cstheme="minorHAnsi"/>
                                <w:color w:val="ED0677"/>
                                <w:sz w:val="20"/>
                                <w:szCs w:val="20"/>
                              </w:rPr>
                              <w:t>Note</w:t>
                            </w:r>
                            <w:r>
                              <w:rPr>
                                <w:rFonts w:ascii="DINOT-Bold" w:hAnsi="DINOT-Bold" w:cstheme="minorHAnsi"/>
                                <w:color w:val="ED0677"/>
                                <w:sz w:val="20"/>
                                <w:szCs w:val="20"/>
                              </w:rPr>
                              <w:t xml:space="preserve">:  </w:t>
                            </w:r>
                            <w:r w:rsidRPr="005763AE">
                              <w:rPr>
                                <w:rFonts w:ascii="DINOT-Extlight" w:hAnsi="DINOT-Extlight" w:cstheme="minorHAnsi"/>
                                <w:noProof/>
                                <w:sz w:val="20"/>
                                <w:szCs w:val="20"/>
                              </w:rPr>
                              <w:t xml:space="preserve">In some cases models are designed to be </w:t>
                            </w:r>
                            <w:del w:id="15" w:author="Louis Gordon" w:date="2017-12-12T12:23:00Z">
                              <w:r w:rsidRPr="005763AE" w:rsidDel="00F14B73">
                                <w:rPr>
                                  <w:rFonts w:ascii="DINOT-Extlight" w:hAnsi="DINOT-Extlight" w:cstheme="minorHAnsi"/>
                                  <w:noProof/>
                                  <w:sz w:val="20"/>
                                  <w:szCs w:val="20"/>
                                </w:rPr>
                                <w:delText xml:space="preserve">lighted </w:delText>
                              </w:r>
                            </w:del>
                            <w:ins w:id="16" w:author="Louis Gordon" w:date="2017-12-12T12:23:00Z">
                              <w:r w:rsidRPr="005763AE">
                                <w:rPr>
                                  <w:rFonts w:ascii="DINOT-Extlight" w:hAnsi="DINOT-Extlight" w:cstheme="minorHAnsi"/>
                                  <w:noProof/>
                                  <w:sz w:val="20"/>
                                  <w:szCs w:val="20"/>
                                </w:rPr>
                                <w:t>l</w:t>
                              </w:r>
                              <w:r>
                                <w:rPr>
                                  <w:rFonts w:ascii="DINOT-Extlight" w:hAnsi="DINOT-Extlight" w:cstheme="minorHAnsi"/>
                                  <w:noProof/>
                                  <w:sz w:val="20"/>
                                  <w:szCs w:val="20"/>
                                </w:rPr>
                                <w:t>it</w:t>
                              </w:r>
                              <w:r w:rsidRPr="005763AE">
                                <w:rPr>
                                  <w:rFonts w:ascii="DINOT-Extlight" w:hAnsi="DINOT-Extlight" w:cstheme="minorHAnsi"/>
                                  <w:noProof/>
                                  <w:sz w:val="20"/>
                                  <w:szCs w:val="20"/>
                                </w:rPr>
                                <w:t xml:space="preserve"> </w:t>
                              </w:r>
                            </w:ins>
                            <w:r w:rsidRPr="005763AE">
                              <w:rPr>
                                <w:rFonts w:ascii="DINOT-Extlight" w:hAnsi="DINOT-Extlight" w:cstheme="minorHAnsi"/>
                                <w:noProof/>
                                <w:sz w:val="20"/>
                                <w:szCs w:val="20"/>
                              </w:rPr>
                              <w:t xml:space="preserve">from inside, which may entail some changes in the steps described in this guide. For those cases, please refer to the relevant How-to </w:t>
                            </w:r>
                            <w:r>
                              <w:rPr>
                                <w:rFonts w:ascii="DINOT-Extlight" w:hAnsi="DINOT-Extlight" w:cstheme="minorHAnsi"/>
                                <w:noProof/>
                                <w:sz w:val="20"/>
                                <w:szCs w:val="20"/>
                              </w:rPr>
                              <w:t>G</w:t>
                            </w:r>
                            <w:r w:rsidRPr="005763AE">
                              <w:rPr>
                                <w:rFonts w:ascii="DINOT-Extlight" w:hAnsi="DINOT-Extlight" w:cstheme="minorHAnsi"/>
                                <w:noProof/>
                                <w:sz w:val="20"/>
                                <w:szCs w:val="20"/>
                              </w:rPr>
                              <w:t xml:space="preserve">uides, or contact Massivit </w:t>
                            </w:r>
                            <w:del w:id="17" w:author="Louis Gordon" w:date="2017-12-12T12:24:00Z">
                              <w:r w:rsidRPr="005763AE" w:rsidDel="00F14B73">
                                <w:rPr>
                                  <w:rFonts w:ascii="DINOT-Extlight" w:hAnsi="DINOT-Extlight" w:cstheme="minorHAnsi"/>
                                  <w:noProof/>
                                  <w:sz w:val="20"/>
                                  <w:szCs w:val="20"/>
                                </w:rPr>
                                <w:delText xml:space="preserve">Service </w:delText>
                              </w:r>
                            </w:del>
                            <w:ins w:id="18" w:author="Louis Gordon" w:date="2017-12-12T12:24:00Z">
                              <w:r>
                                <w:rPr>
                                  <w:rFonts w:ascii="DINOT-Extlight" w:hAnsi="DINOT-Extlight" w:cstheme="minorHAnsi"/>
                                  <w:noProof/>
                                  <w:sz w:val="20"/>
                                  <w:szCs w:val="20"/>
                                </w:rPr>
                                <w:t>s</w:t>
                              </w:r>
                              <w:r w:rsidRPr="005763AE">
                                <w:rPr>
                                  <w:rFonts w:ascii="DINOT-Extlight" w:hAnsi="DINOT-Extlight" w:cstheme="minorHAnsi"/>
                                  <w:noProof/>
                                  <w:sz w:val="20"/>
                                  <w:szCs w:val="20"/>
                                </w:rPr>
                                <w:t xml:space="preserve">ervice </w:t>
                              </w:r>
                            </w:ins>
                            <w:r w:rsidRPr="00346A3B">
                              <w:rPr>
                                <w:rFonts w:ascii="DINOT-Extlight" w:hAnsi="DINOT-Extlight" w:cstheme="minorHAnsi"/>
                                <w:noProof/>
                                <w:sz w:val="20"/>
                                <w:szCs w:val="20"/>
                              </w:rPr>
                              <w:t>personnel</w:t>
                            </w:r>
                            <w:r w:rsidRPr="005763AE">
                              <w:rPr>
                                <w:rFonts w:ascii="DINOT-Extlight" w:hAnsi="DINOT-Extlight" w:cstheme="minorHAnsi"/>
                                <w:noProof/>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04704" id="Text Box 433" o:spid="_x0000_s1029" type="#_x0000_t202" style="position:absolute;margin-left:-174.95pt;margin-top:197.65pt;width:129.6pt;height:144.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" filled="f" stroked="f" strokeweight=".5pt">
                <v:textbox>
                  <w:txbxContent>
                    <w:p w14:paraId="0B283AF6" w14:textId="26BEA3B2" w:rsidR="003C6A84" w:rsidRPr="007D599F" w:rsidRDefault="003C6A84" w:rsidP="005763AE">
                      <w:pPr>
                        <w:ind w:left="0"/>
                        <w:rPr>
                          <w:rFonts w:ascii="DINOT" w:hAnsi="DINOT" w:cstheme="minorHAnsi"/>
                          <w:sz w:val="20"/>
                          <w:szCs w:val="20"/>
                        </w:rPr>
                      </w:pPr>
                      <w:r w:rsidRPr="00B765BF">
                        <w:rPr>
                          <w:rFonts w:ascii="DINOT-Bold" w:hAnsi="DINOT-Bold" w:cstheme="minorHAnsi"/>
                          <w:color w:val="ED0677"/>
                          <w:sz w:val="20"/>
                          <w:szCs w:val="20"/>
                        </w:rPr>
                        <w:t>Note</w:t>
                      </w:r>
                      <w:r>
                        <w:rPr>
                          <w:rFonts w:ascii="DINOT-Bold" w:hAnsi="DINOT-Bold" w:cstheme="minorHAnsi"/>
                          <w:color w:val="ED0677"/>
                          <w:sz w:val="20"/>
                          <w:szCs w:val="20"/>
                        </w:rPr>
                        <w:t xml:space="preserve">:  </w:t>
                      </w:r>
                      <w:r w:rsidRPr="005763AE">
                        <w:rPr>
                          <w:rFonts w:ascii="DINOT-Extlight" w:hAnsi="DINOT-Extlight" w:cstheme="minorHAnsi"/>
                          <w:noProof/>
                          <w:sz w:val="20"/>
                          <w:szCs w:val="20"/>
                        </w:rPr>
                        <w:t xml:space="preserve">In some cases models are designed to be </w:t>
                      </w:r>
                      <w:del w:id="19" w:author="Louis Gordon" w:date="2017-12-12T12:23:00Z">
                        <w:r w:rsidRPr="005763AE" w:rsidDel="00F14B73">
                          <w:rPr>
                            <w:rFonts w:ascii="DINOT-Extlight" w:hAnsi="DINOT-Extlight" w:cstheme="minorHAnsi"/>
                            <w:noProof/>
                            <w:sz w:val="20"/>
                            <w:szCs w:val="20"/>
                          </w:rPr>
                          <w:delText xml:space="preserve">lighted </w:delText>
                        </w:r>
                      </w:del>
                      <w:ins w:id="20" w:author="Louis Gordon" w:date="2017-12-12T12:23:00Z">
                        <w:r w:rsidRPr="005763AE">
                          <w:rPr>
                            <w:rFonts w:ascii="DINOT-Extlight" w:hAnsi="DINOT-Extlight" w:cstheme="minorHAnsi"/>
                            <w:noProof/>
                            <w:sz w:val="20"/>
                            <w:szCs w:val="20"/>
                          </w:rPr>
                          <w:t>l</w:t>
                        </w:r>
                        <w:r>
                          <w:rPr>
                            <w:rFonts w:ascii="DINOT-Extlight" w:hAnsi="DINOT-Extlight" w:cstheme="minorHAnsi"/>
                            <w:noProof/>
                            <w:sz w:val="20"/>
                            <w:szCs w:val="20"/>
                          </w:rPr>
                          <w:t>it</w:t>
                        </w:r>
                        <w:r w:rsidRPr="005763AE">
                          <w:rPr>
                            <w:rFonts w:ascii="DINOT-Extlight" w:hAnsi="DINOT-Extlight" w:cstheme="minorHAnsi"/>
                            <w:noProof/>
                            <w:sz w:val="20"/>
                            <w:szCs w:val="20"/>
                          </w:rPr>
                          <w:t xml:space="preserve"> </w:t>
                        </w:r>
                      </w:ins>
                      <w:r w:rsidRPr="005763AE">
                        <w:rPr>
                          <w:rFonts w:ascii="DINOT-Extlight" w:hAnsi="DINOT-Extlight" w:cstheme="minorHAnsi"/>
                          <w:noProof/>
                          <w:sz w:val="20"/>
                          <w:szCs w:val="20"/>
                        </w:rPr>
                        <w:t xml:space="preserve">from inside, which may entail some changes in the steps described in this guide. For those cases, please refer to the relevant How-to </w:t>
                      </w:r>
                      <w:r>
                        <w:rPr>
                          <w:rFonts w:ascii="DINOT-Extlight" w:hAnsi="DINOT-Extlight" w:cstheme="minorHAnsi"/>
                          <w:noProof/>
                          <w:sz w:val="20"/>
                          <w:szCs w:val="20"/>
                        </w:rPr>
                        <w:t>G</w:t>
                      </w:r>
                      <w:r w:rsidRPr="005763AE">
                        <w:rPr>
                          <w:rFonts w:ascii="DINOT-Extlight" w:hAnsi="DINOT-Extlight" w:cstheme="minorHAnsi"/>
                          <w:noProof/>
                          <w:sz w:val="20"/>
                          <w:szCs w:val="20"/>
                        </w:rPr>
                        <w:t xml:space="preserve">uides, or contact Massivit </w:t>
                      </w:r>
                      <w:del w:id="21" w:author="Louis Gordon" w:date="2017-12-12T12:24:00Z">
                        <w:r w:rsidRPr="005763AE" w:rsidDel="00F14B73">
                          <w:rPr>
                            <w:rFonts w:ascii="DINOT-Extlight" w:hAnsi="DINOT-Extlight" w:cstheme="minorHAnsi"/>
                            <w:noProof/>
                            <w:sz w:val="20"/>
                            <w:szCs w:val="20"/>
                          </w:rPr>
                          <w:delText xml:space="preserve">Service </w:delText>
                        </w:r>
                      </w:del>
                      <w:ins w:id="22" w:author="Louis Gordon" w:date="2017-12-12T12:24:00Z">
                        <w:r>
                          <w:rPr>
                            <w:rFonts w:ascii="DINOT-Extlight" w:hAnsi="DINOT-Extlight" w:cstheme="minorHAnsi"/>
                            <w:noProof/>
                            <w:sz w:val="20"/>
                            <w:szCs w:val="20"/>
                          </w:rPr>
                          <w:t>s</w:t>
                        </w:r>
                        <w:r w:rsidRPr="005763AE">
                          <w:rPr>
                            <w:rFonts w:ascii="DINOT-Extlight" w:hAnsi="DINOT-Extlight" w:cstheme="minorHAnsi"/>
                            <w:noProof/>
                            <w:sz w:val="20"/>
                            <w:szCs w:val="20"/>
                          </w:rPr>
                          <w:t xml:space="preserve">ervice </w:t>
                        </w:r>
                      </w:ins>
                      <w:r w:rsidRPr="00346A3B">
                        <w:rPr>
                          <w:rFonts w:ascii="DINOT-Extlight" w:hAnsi="DINOT-Extlight" w:cstheme="minorHAnsi"/>
                          <w:noProof/>
                          <w:sz w:val="20"/>
                          <w:szCs w:val="20"/>
                        </w:rPr>
                        <w:t>personnel</w:t>
                      </w:r>
                      <w:r w:rsidRPr="005763AE">
                        <w:rPr>
                          <w:rFonts w:ascii="DINOT-Extlight" w:hAnsi="DINOT-Extlight" w:cstheme="minorHAnsi"/>
                          <w:noProof/>
                          <w:sz w:val="20"/>
                          <w:szCs w:val="20"/>
                        </w:rPr>
                        <w:t>.</w:t>
                      </w:r>
                    </w:p>
                  </w:txbxContent>
                </v:textbox>
                <w10:wrap anchory="page"/>
                <w10:anchorlock/>
              </v:shape>
            </w:pict>
          </mc:Fallback>
        </mc:AlternateContent>
      </w:r>
      <w:r w:rsidR="00414753" w:rsidRPr="00414753">
        <w:rPr>
          <w:rFonts w:ascii="DINOT-Extlight" w:hAnsi="DINOT-Extlight" w:cstheme="minorHAnsi"/>
          <w:sz w:val="20"/>
          <w:szCs w:val="20"/>
        </w:rPr>
        <w:t>The Massivit 1800 3D printer produces large scale, light weight and hollow objects that are used for creating eye-catching visual communications. The following document is designed to assist Massivit 1800 3D printer owners and operators in preparing the model for the next stages of painting or coating</w:t>
      </w:r>
      <w:r w:rsidR="00414753">
        <w:rPr>
          <w:rFonts w:ascii="DINOT-Extlight" w:hAnsi="DINOT-Extlight" w:cstheme="minorHAnsi"/>
          <w:sz w:val="20"/>
          <w:szCs w:val="20"/>
        </w:rPr>
        <w:t>.</w:t>
      </w:r>
      <w:r w:rsidR="0086012D" w:rsidRPr="00414753">
        <w:rPr>
          <w:rFonts w:ascii="DINOT-Extlight" w:hAnsi="DINOT-Extlight" w:cstheme="minorHAnsi"/>
          <w:sz w:val="20"/>
          <w:szCs w:val="20"/>
        </w:rPr>
        <w:t xml:space="preserve"> </w:t>
      </w:r>
      <w:r w:rsidR="00ED3149" w:rsidRPr="006224FE">
        <w:rPr>
          <w:rFonts w:ascii="DINOT-Extlight" w:hAnsi="DINOT-Extlight" w:cstheme="minorHAnsi"/>
          <w:sz w:val="20"/>
          <w:szCs w:val="20"/>
        </w:rPr>
        <w:t xml:space="preserve"> </w:t>
      </w:r>
    </w:p>
    <w:p w14:paraId="47CBF9FA" w14:textId="74E6E198" w:rsidR="00414753" w:rsidRDefault="00414753" w:rsidP="006224FE">
      <w:pPr>
        <w:spacing w:line="320" w:lineRule="exact"/>
        <w:ind w:left="0"/>
        <w:rPr>
          <w:rFonts w:ascii="DINOT-Extlight" w:hAnsi="DINOT-Extlight" w:cstheme="minorHAnsi"/>
          <w:sz w:val="20"/>
          <w:szCs w:val="20"/>
        </w:rPr>
      </w:pPr>
      <w:r w:rsidRPr="00414753">
        <w:rPr>
          <w:rFonts w:ascii="DINOT-Extlight" w:hAnsi="DINOT-Extlight" w:cstheme="minorHAnsi"/>
          <w:sz w:val="20"/>
          <w:szCs w:val="20"/>
        </w:rPr>
        <w:t>The specific operations that are covered in this application note are:</w:t>
      </w:r>
    </w:p>
    <w:p w14:paraId="32781DCF" w14:textId="5347426A" w:rsidR="00414753" w:rsidRPr="00414753" w:rsidRDefault="00414753" w:rsidP="00414753">
      <w:pPr>
        <w:pStyle w:val="ListParagraph"/>
        <w:numPr>
          <w:ilvl w:val="0"/>
          <w:numId w:val="48"/>
        </w:numPr>
        <w:rPr>
          <w:rFonts w:ascii="DINOT-Extlight" w:hAnsi="DINOT-Extlight" w:cstheme="minorHAnsi"/>
          <w:sz w:val="20"/>
          <w:szCs w:val="20"/>
        </w:rPr>
      </w:pPr>
      <w:r w:rsidRPr="00414753">
        <w:rPr>
          <w:rFonts w:ascii="DINOT-Extlight" w:hAnsi="DINOT-Extlight" w:cstheme="minorHAnsi"/>
          <w:sz w:val="20"/>
          <w:szCs w:val="20"/>
        </w:rPr>
        <w:t>Post-print cleaning of the model, such as the removal of brim and support structures</w:t>
      </w:r>
    </w:p>
    <w:p w14:paraId="324713CC" w14:textId="77777777" w:rsidR="00414753" w:rsidRPr="00414753" w:rsidRDefault="00414753" w:rsidP="00414753">
      <w:pPr>
        <w:pStyle w:val="ListParagraph"/>
        <w:numPr>
          <w:ilvl w:val="0"/>
          <w:numId w:val="48"/>
        </w:numPr>
        <w:rPr>
          <w:rFonts w:ascii="DINOT-Extlight" w:hAnsi="DINOT-Extlight" w:cstheme="minorHAnsi"/>
          <w:sz w:val="20"/>
          <w:szCs w:val="20"/>
        </w:rPr>
      </w:pPr>
      <w:r w:rsidRPr="00414753">
        <w:rPr>
          <w:rFonts w:ascii="DINOT-Extlight" w:hAnsi="DINOT-Extlight" w:cstheme="minorHAnsi"/>
          <w:sz w:val="20"/>
          <w:szCs w:val="20"/>
        </w:rPr>
        <w:t>Fixing slight printing imperfections and filling holes</w:t>
      </w:r>
    </w:p>
    <w:p w14:paraId="6BCF59B1" w14:textId="77777777" w:rsidR="00414753" w:rsidRPr="00414753" w:rsidRDefault="00414753" w:rsidP="00414753">
      <w:pPr>
        <w:pStyle w:val="ListParagraph"/>
        <w:numPr>
          <w:ilvl w:val="0"/>
          <w:numId w:val="48"/>
        </w:numPr>
        <w:rPr>
          <w:rFonts w:ascii="DINOT-Extlight" w:hAnsi="DINOT-Extlight" w:cstheme="minorHAnsi"/>
          <w:sz w:val="20"/>
          <w:szCs w:val="20"/>
        </w:rPr>
      </w:pPr>
      <w:r w:rsidRPr="00414753">
        <w:rPr>
          <w:rFonts w:ascii="DINOT-Extlight" w:hAnsi="DINOT-Extlight" w:cstheme="minorHAnsi"/>
          <w:sz w:val="20"/>
          <w:szCs w:val="20"/>
        </w:rPr>
        <w:t xml:space="preserve">Attaching parts of a model together using best practices </w:t>
      </w:r>
    </w:p>
    <w:p w14:paraId="6FCBACFA" w14:textId="5896F358" w:rsidR="00414753" w:rsidRPr="00414753" w:rsidRDefault="00414753" w:rsidP="00414753">
      <w:pPr>
        <w:ind w:left="0"/>
        <w:rPr>
          <w:rFonts w:ascii="DINOT-Extlight" w:hAnsi="DINOT-Extlight" w:cstheme="minorHAnsi"/>
          <w:sz w:val="20"/>
          <w:szCs w:val="20"/>
        </w:rPr>
      </w:pPr>
      <w:r w:rsidRPr="00414753">
        <w:rPr>
          <w:rFonts w:ascii="DINOT-Extlight" w:hAnsi="DINOT-Extlight" w:cstheme="minorHAnsi"/>
          <w:sz w:val="20"/>
          <w:szCs w:val="20"/>
        </w:rPr>
        <w:t>This document does not include decorative finishing operations, such as pain</w:t>
      </w:r>
      <w:r w:rsidR="00346A3B">
        <w:rPr>
          <w:rFonts w:ascii="DINOT-Extlight" w:hAnsi="DINOT-Extlight" w:cstheme="minorHAnsi"/>
          <w:sz w:val="20"/>
          <w:szCs w:val="20"/>
        </w:rPr>
        <w:t>t</w:t>
      </w:r>
      <w:r w:rsidRPr="00414753">
        <w:rPr>
          <w:rFonts w:ascii="DINOT-Extlight" w:hAnsi="DINOT-Extlight" w:cstheme="minorHAnsi"/>
          <w:sz w:val="20"/>
          <w:szCs w:val="20"/>
        </w:rPr>
        <w:t xml:space="preserve">ing or coating </w:t>
      </w:r>
      <w:del w:id="23" w:author="Louis Gordon" w:date="2017-12-12T12:23:00Z">
        <w:r w:rsidRPr="00414753" w:rsidDel="00F14B73">
          <w:rPr>
            <w:rFonts w:ascii="DINOT-Extlight" w:hAnsi="DINOT-Extlight" w:cstheme="minorHAnsi"/>
            <w:sz w:val="20"/>
            <w:szCs w:val="20"/>
          </w:rPr>
          <w:delText xml:space="preserve">of </w:delText>
        </w:r>
      </w:del>
      <w:r w:rsidRPr="00414753">
        <w:rPr>
          <w:rFonts w:ascii="DINOT-Extlight" w:hAnsi="DINOT-Extlight" w:cstheme="minorHAnsi"/>
          <w:sz w:val="20"/>
          <w:szCs w:val="20"/>
        </w:rPr>
        <w:t xml:space="preserve">the model. For </w:t>
      </w:r>
      <w:ins w:id="24" w:author="Louis Gordon" w:date="2017-12-12T12:23:00Z">
        <w:r w:rsidR="00F14B73">
          <w:rPr>
            <w:rFonts w:ascii="DINOT-Extlight" w:hAnsi="DINOT-Extlight" w:cstheme="minorHAnsi"/>
            <w:sz w:val="20"/>
            <w:szCs w:val="20"/>
          </w:rPr>
          <w:t>i</w:t>
        </w:r>
      </w:ins>
      <w:ins w:id="25" w:author="Louis Gordon" w:date="2017-12-12T12:24:00Z">
        <w:r w:rsidR="00F14B73">
          <w:rPr>
            <w:rFonts w:ascii="DINOT-Extlight" w:hAnsi="DINOT-Extlight" w:cstheme="minorHAnsi"/>
            <w:sz w:val="20"/>
            <w:szCs w:val="20"/>
          </w:rPr>
          <w:t xml:space="preserve">nformation about </w:t>
        </w:r>
      </w:ins>
      <w:r w:rsidRPr="00414753">
        <w:rPr>
          <w:rFonts w:ascii="DINOT-Extlight" w:hAnsi="DINOT-Extlight" w:cstheme="minorHAnsi"/>
          <w:sz w:val="20"/>
          <w:szCs w:val="20"/>
        </w:rPr>
        <w:t>those</w:t>
      </w:r>
      <w:ins w:id="26" w:author="Louis Gordon" w:date="2017-12-12T12:24:00Z">
        <w:r w:rsidR="00F14B73">
          <w:rPr>
            <w:rFonts w:ascii="DINOT-Extlight" w:hAnsi="DINOT-Extlight" w:cstheme="minorHAnsi"/>
            <w:sz w:val="20"/>
            <w:szCs w:val="20"/>
          </w:rPr>
          <w:t xml:space="preserve"> operations</w:t>
        </w:r>
      </w:ins>
      <w:r w:rsidRPr="00414753">
        <w:rPr>
          <w:rFonts w:ascii="DINOT-Extlight" w:hAnsi="DINOT-Extlight" w:cstheme="minorHAnsi"/>
          <w:sz w:val="20"/>
          <w:szCs w:val="20"/>
        </w:rPr>
        <w:t>, please refer to the relevant How-to Guides, or contact Massivit service personnel.</w:t>
      </w:r>
    </w:p>
    <w:p w14:paraId="0699CB44" w14:textId="56EE3CF7" w:rsidR="00414753" w:rsidRDefault="00A72A20" w:rsidP="00A72A20">
      <w:pPr>
        <w:pStyle w:val="Heading2NoNumber"/>
      </w:pPr>
      <w:r>
        <w:t>WORKING TOOLS</w:t>
      </w:r>
    </w:p>
    <w:p w14:paraId="3F83B909" w14:textId="2D414F4B" w:rsidR="00414753" w:rsidRPr="00414753" w:rsidRDefault="00414753" w:rsidP="00414753">
      <w:pPr>
        <w:spacing w:line="320" w:lineRule="exact"/>
        <w:ind w:left="0"/>
        <w:rPr>
          <w:rFonts w:ascii="DINOT-Extlight" w:hAnsi="DINOT-Extlight" w:cstheme="minorHAnsi"/>
          <w:sz w:val="20"/>
          <w:szCs w:val="20"/>
        </w:rPr>
      </w:pPr>
      <w:r w:rsidRPr="00414753">
        <w:rPr>
          <w:rFonts w:ascii="DINOT-Extlight" w:hAnsi="DINOT-Extlight" w:cstheme="minorHAnsi"/>
          <w:sz w:val="20"/>
          <w:szCs w:val="20"/>
        </w:rPr>
        <w:t xml:space="preserve">A basic set of tools is imperative for performing the </w:t>
      </w:r>
      <w:del w:id="27" w:author="Louis Gordon" w:date="2017-12-12T12:24:00Z">
        <w:r w:rsidRPr="00414753" w:rsidDel="00F14B73">
          <w:rPr>
            <w:rFonts w:ascii="DINOT-Extlight" w:hAnsi="DINOT-Extlight" w:cstheme="minorHAnsi"/>
            <w:sz w:val="20"/>
            <w:szCs w:val="20"/>
          </w:rPr>
          <w:delText xml:space="preserve">basic </w:delText>
        </w:r>
      </w:del>
      <w:r w:rsidRPr="00414753">
        <w:rPr>
          <w:rFonts w:ascii="DINOT-Extlight" w:hAnsi="DINOT-Extlight" w:cstheme="minorHAnsi"/>
          <w:sz w:val="20"/>
          <w:szCs w:val="20"/>
        </w:rPr>
        <w:t xml:space="preserve">finishing activities outlined in this document. Please make sure you have them accessible </w:t>
      </w:r>
      <w:del w:id="28" w:author="Louis Gordon" w:date="2017-12-12T12:24:00Z">
        <w:r w:rsidRPr="00414753" w:rsidDel="00F14B73">
          <w:rPr>
            <w:rFonts w:ascii="DINOT-Extlight" w:hAnsi="DINOT-Extlight" w:cstheme="minorHAnsi"/>
            <w:sz w:val="20"/>
            <w:szCs w:val="20"/>
          </w:rPr>
          <w:delText xml:space="preserve">prior to </w:delText>
        </w:r>
      </w:del>
      <w:ins w:id="29" w:author="Louis Gordon" w:date="2017-12-12T12:24:00Z">
        <w:r w:rsidR="00F14B73">
          <w:rPr>
            <w:rFonts w:ascii="DINOT-Extlight" w:hAnsi="DINOT-Extlight" w:cstheme="minorHAnsi"/>
            <w:sz w:val="20"/>
            <w:szCs w:val="20"/>
          </w:rPr>
          <w:t xml:space="preserve">before </w:t>
        </w:r>
      </w:ins>
      <w:r w:rsidRPr="00414753">
        <w:rPr>
          <w:rFonts w:ascii="DINOT-Extlight" w:hAnsi="DINOT-Extlight" w:cstheme="minorHAnsi"/>
          <w:sz w:val="20"/>
          <w:szCs w:val="20"/>
        </w:rPr>
        <w:t xml:space="preserve">starting </w:t>
      </w:r>
      <w:del w:id="30" w:author="Louis Gordon" w:date="2017-12-12T13:02:00Z">
        <w:r w:rsidRPr="00414753" w:rsidDel="003C6A84">
          <w:rPr>
            <w:rFonts w:ascii="DINOT-Extlight" w:hAnsi="DINOT-Extlight" w:cstheme="minorHAnsi"/>
            <w:sz w:val="20"/>
            <w:szCs w:val="20"/>
          </w:rPr>
          <w:delText xml:space="preserve">to </w:delText>
        </w:r>
      </w:del>
      <w:r w:rsidRPr="00414753">
        <w:rPr>
          <w:rFonts w:ascii="DINOT-Extlight" w:hAnsi="DINOT-Extlight" w:cstheme="minorHAnsi"/>
          <w:sz w:val="20"/>
          <w:szCs w:val="20"/>
        </w:rPr>
        <w:t>work. The tools can be electric or pneumatic</w:t>
      </w:r>
      <w:ins w:id="31" w:author="Louis Gordon" w:date="2017-12-12T12:27:00Z">
        <w:r w:rsidR="00F14B73">
          <w:rPr>
            <w:rFonts w:ascii="DINOT-Extlight" w:hAnsi="DINOT-Extlight" w:cstheme="minorHAnsi"/>
            <w:sz w:val="20"/>
            <w:szCs w:val="20"/>
          </w:rPr>
          <w:t xml:space="preserve"> although</w:t>
        </w:r>
      </w:ins>
      <w:del w:id="32" w:author="Louis Gordon" w:date="2017-12-12T12:27:00Z">
        <w:r w:rsidRPr="00414753" w:rsidDel="00F14B73">
          <w:rPr>
            <w:rFonts w:ascii="DINOT-Extlight" w:hAnsi="DINOT-Extlight" w:cstheme="minorHAnsi"/>
            <w:sz w:val="20"/>
            <w:szCs w:val="20"/>
          </w:rPr>
          <w:delText xml:space="preserve">. </w:delText>
        </w:r>
      </w:del>
      <w:del w:id="33" w:author="Louis Gordon" w:date="2017-12-12T12:25:00Z">
        <w:r w:rsidRPr="00414753" w:rsidDel="00F14B73">
          <w:rPr>
            <w:rFonts w:ascii="DINOT-Extlight" w:hAnsi="DINOT-Extlight" w:cstheme="minorHAnsi"/>
            <w:sz w:val="20"/>
            <w:szCs w:val="20"/>
          </w:rPr>
          <w:delText>An advantage of the p</w:delText>
        </w:r>
      </w:del>
      <w:ins w:id="34" w:author="Louis Gordon" w:date="2017-12-12T12:27:00Z">
        <w:r w:rsidR="00F14B73">
          <w:rPr>
            <w:rFonts w:ascii="DINOT-Extlight" w:hAnsi="DINOT-Extlight" w:cstheme="minorHAnsi"/>
            <w:sz w:val="20"/>
            <w:szCs w:val="20"/>
          </w:rPr>
          <w:t xml:space="preserve"> i</w:t>
        </w:r>
      </w:ins>
      <w:ins w:id="35" w:author="Louis Gordon" w:date="2017-12-12T12:26:00Z">
        <w:r w:rsidR="00F14B73">
          <w:rPr>
            <w:rFonts w:ascii="DINOT-Extlight" w:hAnsi="DINOT-Extlight" w:cstheme="minorHAnsi"/>
            <w:sz w:val="20"/>
            <w:szCs w:val="20"/>
          </w:rPr>
          <w:t>t is easier to work with p</w:t>
        </w:r>
      </w:ins>
      <w:r w:rsidRPr="00414753">
        <w:rPr>
          <w:rFonts w:ascii="DINOT-Extlight" w:hAnsi="DINOT-Extlight" w:cstheme="minorHAnsi"/>
          <w:sz w:val="20"/>
          <w:szCs w:val="20"/>
        </w:rPr>
        <w:t xml:space="preserve">neumatic tools </w:t>
      </w:r>
      <w:del w:id="36" w:author="Louis Gordon" w:date="2017-12-12T12:25:00Z">
        <w:r w:rsidRPr="00414753" w:rsidDel="00F14B73">
          <w:rPr>
            <w:rFonts w:ascii="DINOT-Extlight" w:hAnsi="DINOT-Extlight" w:cstheme="minorHAnsi"/>
            <w:sz w:val="20"/>
            <w:szCs w:val="20"/>
          </w:rPr>
          <w:delText xml:space="preserve">is that they </w:delText>
        </w:r>
      </w:del>
      <w:ins w:id="37" w:author="Louis Gordon" w:date="2017-12-12T12:26:00Z">
        <w:r w:rsidR="00F14B73">
          <w:rPr>
            <w:rFonts w:ascii="DINOT-Extlight" w:hAnsi="DINOT-Extlight" w:cstheme="minorHAnsi"/>
            <w:sz w:val="20"/>
            <w:szCs w:val="20"/>
          </w:rPr>
          <w:t xml:space="preserve">as they </w:t>
        </w:r>
      </w:ins>
      <w:del w:id="38" w:author="Louis Gordon" w:date="2017-12-12T12:26:00Z">
        <w:r w:rsidRPr="00414753" w:rsidDel="00F14B73">
          <w:rPr>
            <w:rFonts w:ascii="DINOT-Extlight" w:hAnsi="DINOT-Extlight" w:cstheme="minorHAnsi"/>
            <w:sz w:val="20"/>
            <w:szCs w:val="20"/>
          </w:rPr>
          <w:delText xml:space="preserve">do not have an engine, so they </w:delText>
        </w:r>
      </w:del>
      <w:r w:rsidRPr="00414753">
        <w:rPr>
          <w:rFonts w:ascii="DINOT-Extlight" w:hAnsi="DINOT-Extlight" w:cstheme="minorHAnsi"/>
          <w:sz w:val="20"/>
          <w:szCs w:val="20"/>
        </w:rPr>
        <w:t xml:space="preserve">weigh less and </w:t>
      </w:r>
      <w:ins w:id="39" w:author="Louis Gordon" w:date="2017-12-12T12:27:00Z">
        <w:r w:rsidR="00F14B73">
          <w:rPr>
            <w:rFonts w:ascii="DINOT-Extlight" w:hAnsi="DINOT-Extlight" w:cstheme="minorHAnsi"/>
            <w:sz w:val="20"/>
            <w:szCs w:val="20"/>
          </w:rPr>
          <w:t xml:space="preserve">are </w:t>
        </w:r>
      </w:ins>
      <w:del w:id="40" w:author="Louis Gordon" w:date="2017-12-12T12:28:00Z">
        <w:r w:rsidRPr="00414753" w:rsidDel="00F14B73">
          <w:rPr>
            <w:rFonts w:ascii="DINOT-Extlight" w:hAnsi="DINOT-Extlight" w:cstheme="minorHAnsi"/>
            <w:sz w:val="20"/>
            <w:szCs w:val="20"/>
          </w:rPr>
          <w:delText xml:space="preserve">have </w:delText>
        </w:r>
      </w:del>
      <w:r w:rsidRPr="00414753">
        <w:rPr>
          <w:rFonts w:ascii="DINOT-Extlight" w:hAnsi="DINOT-Extlight" w:cstheme="minorHAnsi"/>
          <w:sz w:val="20"/>
          <w:szCs w:val="20"/>
        </w:rPr>
        <w:t xml:space="preserve">less </w:t>
      </w:r>
      <w:ins w:id="41" w:author="Louis Gordon" w:date="2017-12-12T12:28:00Z">
        <w:r w:rsidR="00F14B73">
          <w:rPr>
            <w:rFonts w:ascii="DINOT-Extlight" w:hAnsi="DINOT-Extlight" w:cstheme="minorHAnsi"/>
            <w:sz w:val="20"/>
            <w:szCs w:val="20"/>
          </w:rPr>
          <w:t xml:space="preserve">prone to </w:t>
        </w:r>
      </w:ins>
      <w:r w:rsidRPr="00414753">
        <w:rPr>
          <w:rFonts w:ascii="DINOT-Extlight" w:hAnsi="DINOT-Extlight" w:cstheme="minorHAnsi"/>
          <w:sz w:val="20"/>
          <w:szCs w:val="20"/>
        </w:rPr>
        <w:t>vibrations</w:t>
      </w:r>
      <w:del w:id="42" w:author="Louis Gordon" w:date="2017-12-12T12:27:00Z">
        <w:r w:rsidRPr="00414753" w:rsidDel="00F14B73">
          <w:rPr>
            <w:rFonts w:ascii="DINOT-Extlight" w:hAnsi="DINOT-Extlight" w:cstheme="minorHAnsi"/>
            <w:sz w:val="20"/>
            <w:szCs w:val="20"/>
          </w:rPr>
          <w:delText xml:space="preserve"> - which will make the job easier</w:delText>
        </w:r>
      </w:del>
      <w:r w:rsidRPr="00414753">
        <w:rPr>
          <w:rFonts w:ascii="DINOT-Extlight" w:hAnsi="DINOT-Extlight" w:cstheme="minorHAnsi"/>
          <w:sz w:val="20"/>
          <w:szCs w:val="20"/>
        </w:rPr>
        <w:t xml:space="preserve">. </w:t>
      </w:r>
    </w:p>
    <w:p w14:paraId="2C97A4DA" w14:textId="484F97B7" w:rsidR="00414753" w:rsidRDefault="00A72A20" w:rsidP="00414753">
      <w:pPr>
        <w:spacing w:line="320" w:lineRule="exact"/>
        <w:ind w:left="0"/>
        <w:rPr>
          <w:rFonts w:ascii="DINOT-Extlight" w:hAnsi="DINOT-Extlight" w:cstheme="minorHAnsi"/>
          <w:i/>
          <w:iCs/>
          <w:sz w:val="20"/>
          <w:szCs w:val="20"/>
        </w:rPr>
      </w:pPr>
      <w:r>
        <w:rPr>
          <w:rFonts w:ascii="DINOT-Extlight" w:hAnsi="DINOT-Extlight" w:cstheme="minorHAnsi"/>
          <w:noProof/>
          <w:sz w:val="20"/>
          <w:szCs w:val="20"/>
        </w:rPr>
        <w:drawing>
          <wp:anchor distT="0" distB="0" distL="114300" distR="114300" simplePos="0" relativeHeight="251737088" behindDoc="0" locked="0" layoutInCell="1" allowOverlap="1" wp14:anchorId="6068751E" wp14:editId="76D4E172">
            <wp:simplePos x="0" y="0"/>
            <wp:positionH relativeFrom="margin">
              <wp:posOffset>-1413510</wp:posOffset>
            </wp:positionH>
            <wp:positionV relativeFrom="paragraph">
              <wp:posOffset>810482</wp:posOffset>
            </wp:positionV>
            <wp:extent cx="5590540" cy="250063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ols .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90540" cy="2500630"/>
                    </a:xfrm>
                    <a:prstGeom prst="rect">
                      <a:avLst/>
                    </a:prstGeom>
                  </pic:spPr>
                </pic:pic>
              </a:graphicData>
            </a:graphic>
            <wp14:sizeRelH relativeFrom="margin">
              <wp14:pctWidth>0</wp14:pctWidth>
            </wp14:sizeRelH>
            <wp14:sizeRelV relativeFrom="margin">
              <wp14:pctHeight>0</wp14:pctHeight>
            </wp14:sizeRelV>
          </wp:anchor>
        </w:drawing>
      </w:r>
      <w:r w:rsidR="00414753" w:rsidRPr="00414753">
        <w:rPr>
          <w:rFonts w:ascii="DINOT-Extlight" w:hAnsi="DINOT-Extlight" w:cstheme="minorHAnsi"/>
          <w:sz w:val="20"/>
          <w:szCs w:val="20"/>
        </w:rPr>
        <w:t xml:space="preserve">These are the tools that will be </w:t>
      </w:r>
      <w:del w:id="43" w:author="Louis Gordon" w:date="2017-12-12T13:02:00Z">
        <w:r w:rsidR="00414753" w:rsidRPr="00414753" w:rsidDel="003C6A84">
          <w:rPr>
            <w:rFonts w:ascii="DINOT-Extlight" w:hAnsi="DINOT-Extlight" w:cstheme="minorHAnsi"/>
            <w:sz w:val="20"/>
            <w:szCs w:val="20"/>
          </w:rPr>
          <w:delText xml:space="preserve">used </w:delText>
        </w:r>
      </w:del>
      <w:ins w:id="44" w:author="Louis Gordon" w:date="2017-12-12T13:02:00Z">
        <w:r w:rsidR="003C6A84">
          <w:rPr>
            <w:rFonts w:ascii="DINOT-Extlight" w:hAnsi="DINOT-Extlight" w:cstheme="minorHAnsi"/>
            <w:sz w:val="20"/>
            <w:szCs w:val="20"/>
          </w:rPr>
          <w:t>mentioned</w:t>
        </w:r>
        <w:r w:rsidR="003C6A84" w:rsidRPr="00414753">
          <w:rPr>
            <w:rFonts w:ascii="DINOT-Extlight" w:hAnsi="DINOT-Extlight" w:cstheme="minorHAnsi"/>
            <w:sz w:val="20"/>
            <w:szCs w:val="20"/>
          </w:rPr>
          <w:t xml:space="preserve"> </w:t>
        </w:r>
      </w:ins>
      <w:r w:rsidR="00346A3B">
        <w:rPr>
          <w:rFonts w:ascii="DINOT-Extlight" w:hAnsi="DINOT-Extlight" w:cstheme="minorHAnsi"/>
          <w:sz w:val="20"/>
          <w:szCs w:val="20"/>
        </w:rPr>
        <w:t>in</w:t>
      </w:r>
      <w:r w:rsidR="00414753" w:rsidRPr="00414753">
        <w:rPr>
          <w:rFonts w:ascii="DINOT-Extlight" w:hAnsi="DINOT-Extlight" w:cstheme="minorHAnsi"/>
          <w:sz w:val="20"/>
          <w:szCs w:val="20"/>
        </w:rPr>
        <w:t xml:space="preserve"> the </w:t>
      </w:r>
      <w:ins w:id="45" w:author="Louis Gordon" w:date="2017-12-12T13:02:00Z">
        <w:r w:rsidR="003C6A84">
          <w:rPr>
            <w:rFonts w:ascii="DINOT-Extlight" w:hAnsi="DINOT-Extlight" w:cstheme="minorHAnsi"/>
            <w:sz w:val="20"/>
            <w:szCs w:val="20"/>
          </w:rPr>
          <w:t>sub</w:t>
        </w:r>
      </w:ins>
      <w:ins w:id="46" w:author="Louis Gordon" w:date="2017-12-12T13:03:00Z">
        <w:r w:rsidR="003C6A84">
          <w:rPr>
            <w:rFonts w:ascii="DINOT-Extlight" w:hAnsi="DINOT-Extlight" w:cstheme="minorHAnsi"/>
            <w:sz w:val="20"/>
            <w:szCs w:val="20"/>
          </w:rPr>
          <w:t>sequent</w:t>
        </w:r>
      </w:ins>
      <w:del w:id="47" w:author="Louis Gordon" w:date="2017-12-12T13:03:00Z">
        <w:r w:rsidR="00414753" w:rsidRPr="00414753" w:rsidDel="003C6A84">
          <w:rPr>
            <w:rFonts w:ascii="DINOT-Extlight" w:hAnsi="DINOT-Extlight" w:cstheme="minorHAnsi"/>
            <w:sz w:val="20"/>
            <w:szCs w:val="20"/>
          </w:rPr>
          <w:delText>following</w:delText>
        </w:r>
      </w:del>
      <w:r w:rsidR="00414753" w:rsidRPr="00414753">
        <w:rPr>
          <w:rFonts w:ascii="DINOT-Extlight" w:hAnsi="DINOT-Extlight" w:cstheme="minorHAnsi"/>
          <w:sz w:val="20"/>
          <w:szCs w:val="20"/>
        </w:rPr>
        <w:t xml:space="preserve"> parts of this document (the pictures are for </w:t>
      </w:r>
      <w:del w:id="48" w:author="Louis Gordon" w:date="2017-12-12T12:25:00Z">
        <w:r w:rsidR="00414753" w:rsidRPr="00414753" w:rsidDel="00F14B73">
          <w:rPr>
            <w:rFonts w:ascii="DINOT-Extlight" w:hAnsi="DINOT-Extlight" w:cstheme="minorHAnsi"/>
            <w:sz w:val="20"/>
            <w:szCs w:val="20"/>
          </w:rPr>
          <w:delText xml:space="preserve">illustration </w:delText>
        </w:r>
      </w:del>
      <w:ins w:id="49" w:author="Louis Gordon" w:date="2017-12-12T12:25:00Z">
        <w:r w:rsidR="00F14B73" w:rsidRPr="00414753">
          <w:rPr>
            <w:rFonts w:ascii="DINOT-Extlight" w:hAnsi="DINOT-Extlight" w:cstheme="minorHAnsi"/>
            <w:sz w:val="20"/>
            <w:szCs w:val="20"/>
          </w:rPr>
          <w:t>illustrati</w:t>
        </w:r>
        <w:r w:rsidR="00F14B73">
          <w:rPr>
            <w:rFonts w:ascii="DINOT-Extlight" w:hAnsi="DINOT-Extlight" w:cstheme="minorHAnsi"/>
            <w:sz w:val="20"/>
            <w:szCs w:val="20"/>
          </w:rPr>
          <w:t>ve</w:t>
        </w:r>
        <w:r w:rsidR="00F14B73" w:rsidRPr="00414753">
          <w:rPr>
            <w:rFonts w:ascii="DINOT-Extlight" w:hAnsi="DINOT-Extlight" w:cstheme="minorHAnsi"/>
            <w:sz w:val="20"/>
            <w:szCs w:val="20"/>
          </w:rPr>
          <w:t xml:space="preserve"> </w:t>
        </w:r>
      </w:ins>
      <w:r w:rsidR="00414753" w:rsidRPr="00414753">
        <w:rPr>
          <w:rFonts w:ascii="DINOT-Extlight" w:hAnsi="DINOT-Extlight" w:cstheme="minorHAnsi"/>
          <w:sz w:val="20"/>
          <w:szCs w:val="20"/>
        </w:rPr>
        <w:t>purposes only and do not imply the recommendation of a specific manufacturer or model</w:t>
      </w:r>
      <w:r w:rsidR="00A16D9D">
        <w:rPr>
          <w:rFonts w:ascii="DINOT-Extlight" w:hAnsi="DINOT-Extlight" w:cstheme="minorHAnsi"/>
          <w:sz w:val="20"/>
          <w:szCs w:val="20"/>
        </w:rPr>
        <w:t>)</w:t>
      </w:r>
      <w:r w:rsidR="00F105F0">
        <w:rPr>
          <w:rFonts w:ascii="DINOT-Extlight" w:hAnsi="DINOT-Extlight" w:cstheme="minorHAnsi"/>
          <w:sz w:val="20"/>
          <w:szCs w:val="20"/>
        </w:rPr>
        <w:t>.</w:t>
      </w:r>
      <w:r w:rsidR="00414753">
        <w:rPr>
          <w:rFonts w:ascii="DINOT-Extlight" w:hAnsi="DINOT-Extlight" w:cstheme="minorHAnsi"/>
          <w:sz w:val="20"/>
          <w:szCs w:val="20"/>
        </w:rPr>
        <w:t xml:space="preserve"> </w:t>
      </w:r>
      <w:r w:rsidR="00414753">
        <w:rPr>
          <w:rFonts w:ascii="DINOT-Extlight" w:hAnsi="DINOT-Extlight" w:cstheme="minorHAnsi"/>
          <w:i/>
          <w:iCs/>
          <w:sz w:val="20"/>
          <w:szCs w:val="20"/>
        </w:rPr>
        <w:t>See figure 1</w:t>
      </w:r>
      <w:ins w:id="50" w:author="Louis Gordon" w:date="2017-12-12T12:45:00Z">
        <w:r w:rsidR="009F6B43">
          <w:rPr>
            <w:rFonts w:ascii="DINOT-Extlight" w:hAnsi="DINOT-Extlight" w:cstheme="minorHAnsi"/>
            <w:i/>
            <w:iCs/>
            <w:sz w:val="20"/>
            <w:szCs w:val="20"/>
          </w:rPr>
          <w:t>.</w:t>
        </w:r>
      </w:ins>
      <w:r w:rsidRPr="00A72A20">
        <w:t xml:space="preserve"> </w:t>
      </w:r>
      <w:r>
        <w:rPr>
          <w:noProof/>
        </w:rPr>
        <mc:AlternateContent>
          <mc:Choice Requires="wps">
            <w:drawing>
              <wp:anchor distT="0" distB="0" distL="114300" distR="114300" simplePos="0" relativeHeight="251753472" behindDoc="0" locked="1" layoutInCell="1" allowOverlap="1" wp14:anchorId="7431311B" wp14:editId="5FD9BD8F">
                <wp:simplePos x="0" y="0"/>
                <wp:positionH relativeFrom="margin">
                  <wp:posOffset>-1410335</wp:posOffset>
                </wp:positionH>
                <wp:positionV relativeFrom="page">
                  <wp:posOffset>6347460</wp:posOffset>
                </wp:positionV>
                <wp:extent cx="880745" cy="36322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880745" cy="363220"/>
                        </a:xfrm>
                        <a:prstGeom prst="rect">
                          <a:avLst/>
                        </a:prstGeom>
                        <a:noFill/>
                        <a:ln w="6350">
                          <a:noFill/>
                        </a:ln>
                      </wps:spPr>
                      <wps:txbx>
                        <w:txbxContent>
                          <w:p w14:paraId="3265254F" w14:textId="77777777" w:rsidR="003C6A84" w:rsidRPr="0009634D" w:rsidRDefault="003C6A84" w:rsidP="00A72A20">
                            <w:pPr>
                              <w:spacing w:before="0" w:after="0"/>
                              <w:ind w:left="0"/>
                              <w:rPr>
                                <w:rFonts w:ascii="DINOT-Extlight" w:hAnsi="DINOT-Extlight" w:cstheme="minorHAnsi"/>
                                <w:b/>
                                <w:bCs/>
                                <w:i/>
                                <w:iCs/>
                                <w:sz w:val="20"/>
                                <w:szCs w:val="20"/>
                              </w:rPr>
                            </w:pPr>
                            <w:r w:rsidRPr="0009634D">
                              <w:rPr>
                                <w:rFonts w:ascii="DINOT-Extlight" w:hAnsi="DINOT-Extlight" w:cstheme="minorHAnsi"/>
                                <w:b/>
                                <w:bCs/>
                                <w:i/>
                                <w:iCs/>
                                <w:sz w:val="20"/>
                                <w:szCs w:val="20"/>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1311B" id="Text Box 49" o:spid="_x0000_s1030" type="#_x0000_t202" style="position:absolute;margin-left:-111.05pt;margin-top:499.8pt;width:69.35pt;height:28.6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" filled="f" stroked="f" strokeweight=".5pt">
                <v:textbox>
                  <w:txbxContent>
                    <w:p w14:paraId="3265254F" w14:textId="77777777" w:rsidR="003C6A84" w:rsidRPr="0009634D" w:rsidRDefault="003C6A84" w:rsidP="00A72A20">
                      <w:pPr>
                        <w:spacing w:before="0" w:after="0"/>
                        <w:ind w:left="0"/>
                        <w:rPr>
                          <w:rFonts w:ascii="DINOT-Extlight" w:hAnsi="DINOT-Extlight" w:cstheme="minorHAnsi"/>
                          <w:b/>
                          <w:bCs/>
                          <w:i/>
                          <w:iCs/>
                          <w:sz w:val="20"/>
                          <w:szCs w:val="20"/>
                        </w:rPr>
                      </w:pPr>
                      <w:r w:rsidRPr="0009634D">
                        <w:rPr>
                          <w:rFonts w:ascii="DINOT-Extlight" w:hAnsi="DINOT-Extlight" w:cstheme="minorHAnsi"/>
                          <w:b/>
                          <w:bCs/>
                          <w:i/>
                          <w:iCs/>
                          <w:sz w:val="20"/>
                          <w:szCs w:val="20"/>
                        </w:rPr>
                        <w:t>Figure 1</w:t>
                      </w:r>
                    </w:p>
                  </w:txbxContent>
                </v:textbox>
                <w10:wrap anchorx="margin" anchory="page"/>
                <w10:anchorlock/>
              </v:shape>
            </w:pict>
          </mc:Fallback>
        </mc:AlternateContent>
      </w:r>
    </w:p>
    <w:p w14:paraId="4E5ABCA0" w14:textId="17D4FDD6" w:rsidR="00414753" w:rsidRDefault="00414753" w:rsidP="00414753">
      <w:pPr>
        <w:spacing w:line="320" w:lineRule="exact"/>
        <w:ind w:left="0"/>
        <w:rPr>
          <w:rFonts w:ascii="DINOT-Extlight" w:hAnsi="DINOT-Extlight" w:cstheme="minorHAnsi"/>
          <w:sz w:val="20"/>
          <w:szCs w:val="20"/>
        </w:rPr>
      </w:pPr>
    </w:p>
    <w:p w14:paraId="3AEA31EB" w14:textId="572119B3" w:rsidR="00414753" w:rsidRDefault="00414753" w:rsidP="00414753">
      <w:pPr>
        <w:spacing w:line="320" w:lineRule="exact"/>
        <w:ind w:left="0"/>
        <w:rPr>
          <w:rFonts w:ascii="DINOT-Extlight" w:hAnsi="DINOT-Extlight" w:cstheme="minorHAnsi"/>
          <w:sz w:val="20"/>
          <w:szCs w:val="20"/>
        </w:rPr>
      </w:pPr>
    </w:p>
    <w:p w14:paraId="3759AD71" w14:textId="7B91CB2A" w:rsidR="00A11BA2" w:rsidRPr="00906AA4" w:rsidRDefault="00B765BF" w:rsidP="00A72A20">
      <w:pPr>
        <w:pStyle w:val="Heading2NoNumber"/>
      </w:pPr>
      <w:r w:rsidRPr="00E65A00">
        <w:lastRenderedPageBreak/>
        <mc:AlternateContent>
          <mc:Choice Requires="wps">
            <w:drawing>
              <wp:anchor distT="0" distB="0" distL="114300" distR="114300" simplePos="0" relativeHeight="251671552" behindDoc="0" locked="1" layoutInCell="1" allowOverlap="1" wp14:anchorId="5810B072" wp14:editId="3F4A0D90">
                <wp:simplePos x="0" y="0"/>
                <wp:positionH relativeFrom="column">
                  <wp:posOffset>-171450</wp:posOffset>
                </wp:positionH>
                <wp:positionV relativeFrom="page">
                  <wp:posOffset>1612900</wp:posOffset>
                </wp:positionV>
                <wp:extent cx="45720" cy="7534275"/>
                <wp:effectExtent l="0" t="0" r="30480" b="28575"/>
                <wp:wrapNone/>
                <wp:docPr id="43" name="Straight Connector 43"/>
                <wp:cNvGraphicFramePr/>
                <a:graphic xmlns:a="http://schemas.openxmlformats.org/drawingml/2006/main">
                  <a:graphicData uri="http://schemas.microsoft.com/office/word/2010/wordprocessingShape">
                    <wps:wsp>
                      <wps:cNvCnPr/>
                      <wps:spPr>
                        <a:xfrm>
                          <a:off x="0" y="0"/>
                          <a:ext cx="45720" cy="7534275"/>
                        </a:xfrm>
                        <a:prstGeom prst="line">
                          <a:avLst/>
                        </a:prstGeom>
                        <a:ln>
                          <a:solidFill>
                            <a:srgbClr val="A4A4A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02B71" id="Straight Connector 4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3.5pt,127pt" to="-9.9pt,7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" strokecolor="#a4a4a7" strokeweight=".5pt">
                <v:stroke joinstyle="miter"/>
                <w10:wrap anchory="page"/>
                <w10:anchorlock/>
              </v:line>
            </w:pict>
          </mc:Fallback>
        </mc:AlternateContent>
      </w:r>
      <w:bookmarkStart w:id="51" w:name="_Toc496518138"/>
      <w:bookmarkStart w:id="52" w:name="_Toc496518549"/>
      <w:r w:rsidR="00FC55F7" w:rsidRPr="0009634D">
        <w:rPr>
          <w:rFonts w:ascii="DINOT-Extlight" w:hAnsi="DINOT-Extlight"/>
          <w:sz w:val="20"/>
          <w:szCs w:val="20"/>
        </w:rPr>
        <mc:AlternateContent>
          <mc:Choice Requires="wps">
            <w:drawing>
              <wp:anchor distT="0" distB="0" distL="114300" distR="114300" simplePos="0" relativeHeight="251674624" behindDoc="0" locked="1" layoutInCell="1" allowOverlap="1" wp14:anchorId="498A4DB9" wp14:editId="16F71565">
                <wp:simplePos x="0" y="0"/>
                <wp:positionH relativeFrom="column">
                  <wp:posOffset>-2303145</wp:posOffset>
                </wp:positionH>
                <wp:positionV relativeFrom="page">
                  <wp:posOffset>2455545</wp:posOffset>
                </wp:positionV>
                <wp:extent cx="1645920" cy="1255395"/>
                <wp:effectExtent l="0" t="0" r="0" b="1905"/>
                <wp:wrapNone/>
                <wp:docPr id="47" name="Text Box 47"/>
                <wp:cNvGraphicFramePr/>
                <a:graphic xmlns:a="http://schemas.openxmlformats.org/drawingml/2006/main">
                  <a:graphicData uri="http://schemas.microsoft.com/office/word/2010/wordprocessingShape">
                    <wps:wsp>
                      <wps:cNvSpPr txBox="1"/>
                      <wps:spPr>
                        <a:xfrm>
                          <a:off x="0" y="0"/>
                          <a:ext cx="1645920" cy="1255395"/>
                        </a:xfrm>
                        <a:prstGeom prst="rect">
                          <a:avLst/>
                        </a:prstGeom>
                        <a:noFill/>
                        <a:ln w="6350">
                          <a:noFill/>
                        </a:ln>
                      </wps:spPr>
                      <wps:txbx>
                        <w:txbxContent>
                          <w:p w14:paraId="13555CA1" w14:textId="37FC8617" w:rsidR="003C6A84" w:rsidRPr="007D599F" w:rsidRDefault="003C6A84" w:rsidP="0000299A">
                            <w:pPr>
                              <w:ind w:left="0"/>
                              <w:rPr>
                                <w:rFonts w:ascii="DINOT" w:hAnsi="DINOT" w:cstheme="minorHAnsi"/>
                                <w:sz w:val="20"/>
                                <w:szCs w:val="20"/>
                              </w:rPr>
                            </w:pPr>
                            <w:r w:rsidRPr="00B765BF">
                              <w:rPr>
                                <w:rFonts w:ascii="DINOT-Bold" w:hAnsi="DINOT-Bold" w:cstheme="minorHAnsi"/>
                                <w:color w:val="ED0677"/>
                                <w:sz w:val="20"/>
                                <w:szCs w:val="20"/>
                              </w:rPr>
                              <w:t>Note</w:t>
                            </w:r>
                            <w:r>
                              <w:rPr>
                                <w:rFonts w:ascii="DINOT-Bold" w:hAnsi="DINOT-Bold" w:cstheme="minorHAnsi"/>
                                <w:color w:val="ED0677"/>
                                <w:sz w:val="20"/>
                                <w:szCs w:val="20"/>
                              </w:rPr>
                              <w:t xml:space="preserve">:  </w:t>
                            </w:r>
                            <w:r w:rsidRPr="00C804F8">
                              <w:rPr>
                                <w:rFonts w:ascii="DINOT-Extlight" w:hAnsi="DINOT-Extlight" w:cstheme="minorHAnsi"/>
                                <w:noProof/>
                                <w:sz w:val="20"/>
                                <w:szCs w:val="20"/>
                              </w:rPr>
                              <w:t>Working tools should be used only by experienced personnel</w:t>
                            </w:r>
                            <w:r>
                              <w:rPr>
                                <w:rFonts w:ascii="DINOT-Extlight" w:hAnsi="DINOT-Extlight" w:cstheme="minorHAnsi"/>
                                <w:noProof/>
                                <w:sz w:val="20"/>
                                <w:szCs w:val="20"/>
                              </w:rPr>
                              <w:t xml:space="preserve"> and</w:t>
                            </w:r>
                            <w:r w:rsidRPr="00C804F8">
                              <w:rPr>
                                <w:rFonts w:ascii="DINOT-Extlight" w:hAnsi="DINOT-Extlight" w:cstheme="minorHAnsi"/>
                                <w:noProof/>
                                <w:sz w:val="20"/>
                                <w:szCs w:val="20"/>
                              </w:rPr>
                              <w:t xml:space="preserve"> in accordance with the manufacturer’s safety instructions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A4DB9" id="Text Box 47" o:spid="_x0000_s1031" type="#_x0000_t202" style="position:absolute;margin-left:-181.35pt;margin-top:193.35pt;width:129.6pt;height:98.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" filled="f" stroked="f" strokeweight=".5pt">
                <v:textbox>
                  <w:txbxContent>
                    <w:p w14:paraId="13555CA1" w14:textId="37FC8617" w:rsidR="003C6A84" w:rsidRPr="007D599F" w:rsidRDefault="003C6A84" w:rsidP="0000299A">
                      <w:pPr>
                        <w:ind w:left="0"/>
                        <w:rPr>
                          <w:rFonts w:ascii="DINOT" w:hAnsi="DINOT" w:cstheme="minorHAnsi"/>
                          <w:sz w:val="20"/>
                          <w:szCs w:val="20"/>
                        </w:rPr>
                      </w:pPr>
                      <w:r w:rsidRPr="00B765BF">
                        <w:rPr>
                          <w:rFonts w:ascii="DINOT-Bold" w:hAnsi="DINOT-Bold" w:cstheme="minorHAnsi"/>
                          <w:color w:val="ED0677"/>
                          <w:sz w:val="20"/>
                          <w:szCs w:val="20"/>
                        </w:rPr>
                        <w:t>Note</w:t>
                      </w:r>
                      <w:r>
                        <w:rPr>
                          <w:rFonts w:ascii="DINOT-Bold" w:hAnsi="DINOT-Bold" w:cstheme="minorHAnsi"/>
                          <w:color w:val="ED0677"/>
                          <w:sz w:val="20"/>
                          <w:szCs w:val="20"/>
                        </w:rPr>
                        <w:t xml:space="preserve">:  </w:t>
                      </w:r>
                      <w:r w:rsidRPr="00C804F8">
                        <w:rPr>
                          <w:rFonts w:ascii="DINOT-Extlight" w:hAnsi="DINOT-Extlight" w:cstheme="minorHAnsi"/>
                          <w:noProof/>
                          <w:sz w:val="20"/>
                          <w:szCs w:val="20"/>
                        </w:rPr>
                        <w:t>Working tools should be used only by experienced personnel</w:t>
                      </w:r>
                      <w:r>
                        <w:rPr>
                          <w:rFonts w:ascii="DINOT-Extlight" w:hAnsi="DINOT-Extlight" w:cstheme="minorHAnsi"/>
                          <w:noProof/>
                          <w:sz w:val="20"/>
                          <w:szCs w:val="20"/>
                        </w:rPr>
                        <w:t xml:space="preserve"> and</w:t>
                      </w:r>
                      <w:r w:rsidRPr="00C804F8">
                        <w:rPr>
                          <w:rFonts w:ascii="DINOT-Extlight" w:hAnsi="DINOT-Extlight" w:cstheme="minorHAnsi"/>
                          <w:noProof/>
                          <w:sz w:val="20"/>
                          <w:szCs w:val="20"/>
                        </w:rPr>
                        <w:t xml:space="preserve"> in accordance with the manufacturer’s safety instructions</w:t>
                      </w:r>
                    </w:p>
                  </w:txbxContent>
                </v:textbox>
                <w10:wrap anchory="page"/>
                <w10:anchorlock/>
              </v:shape>
            </w:pict>
          </mc:Fallback>
        </mc:AlternateContent>
      </w:r>
      <w:r w:rsidR="0009634D" w:rsidRPr="00906AA4">
        <w:t>SAFETY</w:t>
      </w:r>
      <w:bookmarkEnd w:id="51"/>
      <w:bookmarkEnd w:id="52"/>
    </w:p>
    <w:p w14:paraId="7D2DD736" w14:textId="76DBC23E" w:rsidR="00C804F8" w:rsidRDefault="00FC0E28" w:rsidP="0009634D">
      <w:pPr>
        <w:spacing w:line="320" w:lineRule="exact"/>
        <w:ind w:left="0"/>
        <w:rPr>
          <w:rFonts w:ascii="DINOT-Extlight" w:hAnsi="DINOT-Extlight" w:cstheme="minorHAnsi"/>
          <w:noProof/>
          <w:sz w:val="20"/>
          <w:szCs w:val="20"/>
        </w:rPr>
      </w:pPr>
      <w:r w:rsidRPr="0009634D">
        <w:rPr>
          <w:rFonts w:ascii="DINOT-Extlight" w:hAnsi="DINOT-Extlight"/>
          <w:noProof/>
          <w:sz w:val="20"/>
          <w:szCs w:val="20"/>
        </w:rPr>
        <w:drawing>
          <wp:anchor distT="0" distB="0" distL="114300" distR="114300" simplePos="0" relativeHeight="251672576" behindDoc="0" locked="0" layoutInCell="1" allowOverlap="1" wp14:anchorId="2ECD96BA" wp14:editId="144BDA1A">
            <wp:simplePos x="0" y="0"/>
            <wp:positionH relativeFrom="column">
              <wp:posOffset>-2302525</wp:posOffset>
            </wp:positionH>
            <wp:positionV relativeFrom="page">
              <wp:posOffset>2324559</wp:posOffset>
            </wp:positionV>
            <wp:extent cx="1685629" cy="1619480"/>
            <wp:effectExtent l="0" t="0" r="0" b="0"/>
            <wp:wrapNone/>
            <wp:docPr id="45" name="Graph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690469" cy="1624130"/>
                    </a:xfrm>
                    <a:prstGeom prst="rect">
                      <a:avLst/>
                    </a:prstGeom>
                  </pic:spPr>
                </pic:pic>
              </a:graphicData>
            </a:graphic>
            <wp14:sizeRelH relativeFrom="margin">
              <wp14:pctWidth>0</wp14:pctWidth>
            </wp14:sizeRelH>
            <wp14:sizeRelV relativeFrom="margin">
              <wp14:pctHeight>0</wp14:pctHeight>
            </wp14:sizeRelV>
          </wp:anchor>
        </w:drawing>
      </w:r>
      <w:r w:rsidR="00C804F8" w:rsidRPr="0009634D">
        <w:rPr>
          <w:rFonts w:ascii="DINOT-Extlight" w:hAnsi="DINOT-Extlight" w:cstheme="minorHAnsi"/>
          <w:noProof/>
          <w:sz w:val="20"/>
          <w:szCs w:val="20"/>
        </w:rPr>
        <w:drawing>
          <wp:anchor distT="0" distB="0" distL="114300" distR="114300" simplePos="0" relativeHeight="251654144" behindDoc="0" locked="0" layoutInCell="1" allowOverlap="1" wp14:anchorId="365D619A" wp14:editId="3288F21D">
            <wp:simplePos x="0" y="0"/>
            <wp:positionH relativeFrom="margin">
              <wp:posOffset>64770</wp:posOffset>
            </wp:positionH>
            <wp:positionV relativeFrom="paragraph">
              <wp:posOffset>82137</wp:posOffset>
            </wp:positionV>
            <wp:extent cx="353695" cy="323850"/>
            <wp:effectExtent l="0" t="0" r="8255" b="0"/>
            <wp:wrapSquare wrapText="bothSides"/>
            <wp:docPr id="1" name="Picture 1" descr="תמונה קשור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מונה קשורה"/>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3695" cy="323850"/>
                    </a:xfrm>
                    <a:prstGeom prst="rect">
                      <a:avLst/>
                    </a:prstGeom>
                    <a:noFill/>
                    <a:ln>
                      <a:noFill/>
                    </a:ln>
                  </pic:spPr>
                </pic:pic>
              </a:graphicData>
            </a:graphic>
            <wp14:sizeRelH relativeFrom="margin">
              <wp14:pctWidth>0</wp14:pctWidth>
            </wp14:sizeRelH>
            <wp14:sizeRelV relativeFrom="margin">
              <wp14:pctHeight>0</wp14:pctHeight>
            </wp14:sizeRelV>
          </wp:anchor>
        </w:drawing>
      </w:r>
      <w:del w:id="53" w:author="Louis Gordon" w:date="2017-12-12T13:05:00Z">
        <w:r w:rsidR="00C804F8" w:rsidRPr="00C804F8" w:rsidDel="003C6A84">
          <w:rPr>
            <w:rFonts w:ascii="DINOT-Extlight" w:hAnsi="DINOT-Extlight" w:cstheme="minorHAnsi"/>
            <w:noProof/>
            <w:sz w:val="20"/>
            <w:szCs w:val="20"/>
          </w:rPr>
          <w:delText>When cutting and sanding cured Massivit Dimengel</w:delText>
        </w:r>
      </w:del>
      <w:del w:id="54" w:author="Louis Gordon" w:date="2017-12-12T13:03:00Z">
        <w:r w:rsidR="00C804F8" w:rsidRPr="00C804F8" w:rsidDel="003C6A84">
          <w:rPr>
            <w:rFonts w:ascii="DINOT-Extlight" w:hAnsi="DINOT-Extlight" w:cstheme="minorHAnsi"/>
            <w:noProof/>
            <w:sz w:val="20"/>
            <w:szCs w:val="20"/>
          </w:rPr>
          <w:delText>, as with any t</w:delText>
        </w:r>
        <w:r w:rsidR="0000299A" w:rsidDel="003C6A84">
          <w:rPr>
            <w:rFonts w:ascii="DINOT-Extlight" w:hAnsi="DINOT-Extlight" w:cstheme="minorHAnsi"/>
            <w:noProof/>
            <w:sz w:val="20"/>
            <w:szCs w:val="20"/>
          </w:rPr>
          <w:delText>y</w:delText>
        </w:r>
        <w:r w:rsidR="00C804F8" w:rsidRPr="00C804F8" w:rsidDel="003C6A84">
          <w:rPr>
            <w:rFonts w:ascii="DINOT-Extlight" w:hAnsi="DINOT-Extlight" w:cstheme="minorHAnsi"/>
            <w:noProof/>
            <w:sz w:val="20"/>
            <w:szCs w:val="20"/>
          </w:rPr>
          <w:delText>pe of plastic</w:delText>
        </w:r>
      </w:del>
      <w:del w:id="55" w:author="Louis Gordon" w:date="2017-12-12T13:05:00Z">
        <w:r w:rsidR="00C804F8" w:rsidRPr="00C804F8" w:rsidDel="003C6A84">
          <w:rPr>
            <w:rFonts w:ascii="DINOT-Extlight" w:hAnsi="DINOT-Extlight" w:cstheme="minorHAnsi"/>
            <w:noProof/>
            <w:sz w:val="20"/>
            <w:szCs w:val="20"/>
          </w:rPr>
          <w:delText>, i</w:delText>
        </w:r>
      </w:del>
      <w:ins w:id="56" w:author="Louis Gordon" w:date="2017-12-12T13:05:00Z">
        <w:r w:rsidR="003C6A84">
          <w:rPr>
            <w:rFonts w:ascii="DINOT-Extlight" w:hAnsi="DINOT-Extlight" w:cstheme="minorHAnsi"/>
            <w:noProof/>
            <w:sz w:val="20"/>
            <w:szCs w:val="20"/>
          </w:rPr>
          <w:t>I</w:t>
        </w:r>
      </w:ins>
      <w:r w:rsidR="00C804F8" w:rsidRPr="00C804F8">
        <w:rPr>
          <w:rFonts w:ascii="DINOT-Extlight" w:hAnsi="DINOT-Extlight" w:cstheme="minorHAnsi"/>
          <w:noProof/>
          <w:sz w:val="20"/>
          <w:szCs w:val="20"/>
        </w:rPr>
        <w:t xml:space="preserve">t is imperative to wear a face mask in order to prevent </w:t>
      </w:r>
      <w:ins w:id="57" w:author="Louis Gordon" w:date="2017-12-12T12:28:00Z">
        <w:r w:rsidR="00F14B73">
          <w:rPr>
            <w:rFonts w:ascii="DINOT-Extlight" w:hAnsi="DINOT-Extlight" w:cstheme="minorHAnsi"/>
            <w:noProof/>
            <w:sz w:val="20"/>
            <w:szCs w:val="20"/>
          </w:rPr>
          <w:t xml:space="preserve">the </w:t>
        </w:r>
      </w:ins>
      <w:r w:rsidR="00C804F8" w:rsidRPr="00C804F8">
        <w:rPr>
          <w:rFonts w:ascii="DINOT-Extlight" w:hAnsi="DINOT-Extlight" w:cstheme="minorHAnsi"/>
          <w:noProof/>
          <w:sz w:val="20"/>
          <w:szCs w:val="20"/>
        </w:rPr>
        <w:t>ingestion of plastic particles</w:t>
      </w:r>
      <w:ins w:id="58" w:author="Louis Gordon" w:date="2017-12-12T13:05:00Z">
        <w:r w:rsidR="003C6A84">
          <w:rPr>
            <w:rFonts w:ascii="DINOT-Extlight" w:hAnsi="DINOT-Extlight" w:cstheme="minorHAnsi"/>
            <w:noProof/>
            <w:sz w:val="20"/>
            <w:szCs w:val="20"/>
          </w:rPr>
          <w:t xml:space="preserve"> w</w:t>
        </w:r>
        <w:r w:rsidR="003C6A84" w:rsidRPr="00C804F8">
          <w:rPr>
            <w:rFonts w:ascii="DINOT-Extlight" w:hAnsi="DINOT-Extlight" w:cstheme="minorHAnsi"/>
            <w:noProof/>
            <w:sz w:val="20"/>
            <w:szCs w:val="20"/>
          </w:rPr>
          <w:t>hen cutting and sanding cured Massivit Dimengel</w:t>
        </w:r>
        <w:r w:rsidR="003C6A84">
          <w:rPr>
            <w:rFonts w:ascii="DINOT-Extlight" w:hAnsi="DINOT-Extlight" w:cstheme="minorHAnsi"/>
            <w:noProof/>
            <w:sz w:val="20"/>
            <w:szCs w:val="20"/>
          </w:rPr>
          <w:t xml:space="preserve"> (or any other type of plastic)</w:t>
        </w:r>
      </w:ins>
      <w:r w:rsidR="00C804F8" w:rsidRPr="00C804F8">
        <w:rPr>
          <w:rFonts w:ascii="DINOT-Extlight" w:hAnsi="DINOT-Extlight" w:cstheme="minorHAnsi"/>
          <w:noProof/>
          <w:sz w:val="20"/>
          <w:szCs w:val="20"/>
        </w:rPr>
        <w:t>.</w:t>
      </w:r>
    </w:p>
    <w:p w14:paraId="7E75D4D7" w14:textId="5E8F1C0A" w:rsidR="00C804F8" w:rsidRDefault="00C804F8" w:rsidP="0009634D">
      <w:pPr>
        <w:spacing w:line="320" w:lineRule="exact"/>
        <w:ind w:left="0"/>
        <w:rPr>
          <w:rFonts w:ascii="DINOT-Extlight" w:hAnsi="DINOT-Extlight" w:cstheme="minorHAnsi"/>
          <w:noProof/>
          <w:sz w:val="20"/>
          <w:szCs w:val="20"/>
        </w:rPr>
      </w:pPr>
      <w:del w:id="59" w:author="Louis Gordon" w:date="2017-12-12T13:04:00Z">
        <w:r w:rsidRPr="00C804F8" w:rsidDel="003C6A84">
          <w:rPr>
            <w:rFonts w:ascii="DINOT-Extlight" w:hAnsi="DINOT-Extlight" w:cstheme="minorHAnsi"/>
            <w:noProof/>
            <w:sz w:val="20"/>
            <w:szCs w:val="20"/>
          </w:rPr>
          <w:delText>When cutting the model, a</w:delText>
        </w:r>
      </w:del>
      <w:ins w:id="60" w:author="Louis Gordon" w:date="2017-12-12T13:04:00Z">
        <w:r w:rsidR="003C6A84">
          <w:rPr>
            <w:rFonts w:ascii="DINOT-Extlight" w:hAnsi="DINOT-Extlight" w:cstheme="minorHAnsi"/>
            <w:noProof/>
            <w:sz w:val="20"/>
            <w:szCs w:val="20"/>
          </w:rPr>
          <w:t>A</w:t>
        </w:r>
      </w:ins>
      <w:r w:rsidRPr="00C804F8">
        <w:rPr>
          <w:rFonts w:ascii="DINOT-Extlight" w:hAnsi="DINOT-Extlight" w:cstheme="minorHAnsi"/>
          <w:noProof/>
          <w:sz w:val="20"/>
          <w:szCs w:val="20"/>
        </w:rPr>
        <w:t>lways wear protective glasses/safety goggles to prevent plastic splinters or dust from injuring your eyes</w:t>
      </w:r>
      <w:ins w:id="61" w:author="Louis Gordon" w:date="2017-12-12T13:04:00Z">
        <w:r w:rsidR="003C6A84">
          <w:rPr>
            <w:rFonts w:ascii="DINOT-Extlight" w:hAnsi="DINOT-Extlight" w:cstheme="minorHAnsi"/>
            <w:noProof/>
            <w:sz w:val="20"/>
            <w:szCs w:val="20"/>
          </w:rPr>
          <w:t xml:space="preserve"> w</w:t>
        </w:r>
        <w:r w:rsidR="003C6A84" w:rsidRPr="00C804F8">
          <w:rPr>
            <w:rFonts w:ascii="DINOT-Extlight" w:hAnsi="DINOT-Extlight" w:cstheme="minorHAnsi"/>
            <w:noProof/>
            <w:sz w:val="20"/>
            <w:szCs w:val="20"/>
          </w:rPr>
          <w:t>hen cutting the model</w:t>
        </w:r>
      </w:ins>
      <w:r w:rsidRPr="00C804F8">
        <w:rPr>
          <w:rFonts w:ascii="DINOT-Extlight" w:hAnsi="DINOT-Extlight" w:cstheme="minorHAnsi"/>
          <w:noProof/>
          <w:sz w:val="20"/>
          <w:szCs w:val="20"/>
        </w:rPr>
        <w:t>.</w:t>
      </w:r>
    </w:p>
    <w:p w14:paraId="15A77BB4" w14:textId="4C9DB1FE" w:rsidR="00C804F8" w:rsidRDefault="00C804F8" w:rsidP="0009634D">
      <w:pPr>
        <w:spacing w:line="320" w:lineRule="exact"/>
        <w:ind w:left="0"/>
        <w:rPr>
          <w:rFonts w:ascii="DINOT-Extlight" w:hAnsi="DINOT-Extlight" w:cstheme="minorHAnsi"/>
          <w:noProof/>
          <w:sz w:val="20"/>
          <w:szCs w:val="20"/>
        </w:rPr>
      </w:pPr>
      <w:del w:id="62" w:author="Louis Gordon" w:date="2017-12-12T13:04:00Z">
        <w:r w:rsidRPr="00C804F8" w:rsidDel="003C6A84">
          <w:rPr>
            <w:rFonts w:ascii="DINOT-Extlight" w:hAnsi="DINOT-Extlight" w:cstheme="minorHAnsi"/>
            <w:noProof/>
            <w:sz w:val="20"/>
            <w:szCs w:val="20"/>
          </w:rPr>
          <w:delText>When using the UV flashlight for curing raw gel, a</w:delText>
        </w:r>
      </w:del>
      <w:ins w:id="63" w:author="Louis Gordon" w:date="2017-12-12T13:05:00Z">
        <w:r w:rsidR="003C6A84">
          <w:rPr>
            <w:rFonts w:ascii="DINOT-Extlight" w:hAnsi="DINOT-Extlight" w:cstheme="minorHAnsi"/>
            <w:noProof/>
            <w:sz w:val="20"/>
            <w:szCs w:val="20"/>
          </w:rPr>
          <w:t>A</w:t>
        </w:r>
      </w:ins>
      <w:r w:rsidRPr="00C804F8">
        <w:rPr>
          <w:rFonts w:ascii="DINOT-Extlight" w:hAnsi="DINOT-Extlight" w:cstheme="minorHAnsi"/>
          <w:noProof/>
          <w:sz w:val="20"/>
          <w:szCs w:val="20"/>
        </w:rPr>
        <w:t>lways wear UV protective goggles, gloves, and clothing that completely covers your body</w:t>
      </w:r>
      <w:r w:rsidR="00346A3B">
        <w:rPr>
          <w:rFonts w:ascii="DINOT-Extlight" w:hAnsi="DINOT-Extlight" w:cstheme="minorHAnsi"/>
          <w:noProof/>
          <w:sz w:val="20"/>
          <w:szCs w:val="20"/>
        </w:rPr>
        <w:t>,</w:t>
      </w:r>
      <w:r w:rsidRPr="00C804F8">
        <w:rPr>
          <w:rFonts w:ascii="DINOT-Extlight" w:hAnsi="DINOT-Extlight" w:cstheme="minorHAnsi"/>
          <w:noProof/>
          <w:sz w:val="20"/>
          <w:szCs w:val="20"/>
        </w:rPr>
        <w:t xml:space="preserve"> such as a long-sleeved shirt and long pants</w:t>
      </w:r>
      <w:ins w:id="64" w:author="Louis Gordon" w:date="2017-12-12T13:05:00Z">
        <w:r w:rsidR="003C6A84">
          <w:rPr>
            <w:rFonts w:ascii="DINOT-Extlight" w:hAnsi="DINOT-Extlight" w:cstheme="minorHAnsi"/>
            <w:noProof/>
            <w:sz w:val="20"/>
            <w:szCs w:val="20"/>
          </w:rPr>
          <w:t>, w</w:t>
        </w:r>
        <w:r w:rsidR="003C6A84" w:rsidRPr="00C804F8">
          <w:rPr>
            <w:rFonts w:ascii="DINOT-Extlight" w:hAnsi="DINOT-Extlight" w:cstheme="minorHAnsi"/>
            <w:noProof/>
            <w:sz w:val="20"/>
            <w:szCs w:val="20"/>
          </w:rPr>
          <w:t>hen using the UV flashlight for curing raw gel</w:t>
        </w:r>
      </w:ins>
      <w:del w:id="65" w:author="Louis Gordon" w:date="2017-12-12T12:29:00Z">
        <w:r w:rsidRPr="00C804F8" w:rsidDel="00F14B73">
          <w:rPr>
            <w:rFonts w:ascii="DINOT-Extlight" w:hAnsi="DINOT-Extlight" w:cstheme="minorHAnsi"/>
            <w:noProof/>
            <w:sz w:val="20"/>
            <w:szCs w:val="20"/>
          </w:rPr>
          <w:delText>)</w:delText>
        </w:r>
      </w:del>
      <w:r w:rsidRPr="00C804F8">
        <w:rPr>
          <w:rFonts w:ascii="DINOT-Extlight" w:hAnsi="DINOT-Extlight" w:cstheme="minorHAnsi"/>
          <w:noProof/>
          <w:sz w:val="20"/>
          <w:szCs w:val="20"/>
        </w:rPr>
        <w:t>.</w:t>
      </w:r>
    </w:p>
    <w:p w14:paraId="0EBF7A89" w14:textId="16A496C6" w:rsidR="00C804F8" w:rsidRDefault="00C804F8" w:rsidP="0009634D">
      <w:pPr>
        <w:spacing w:line="320" w:lineRule="exact"/>
        <w:ind w:left="0"/>
        <w:rPr>
          <w:rFonts w:ascii="DINOT-Extlight" w:hAnsi="DINOT-Extlight" w:cstheme="minorHAnsi"/>
          <w:noProof/>
          <w:sz w:val="20"/>
          <w:szCs w:val="20"/>
        </w:rPr>
      </w:pPr>
      <w:r w:rsidRPr="00C804F8">
        <w:rPr>
          <w:rFonts w:ascii="DINOT-Extlight" w:hAnsi="DINOT-Extlight" w:cstheme="minorHAnsi"/>
          <w:noProof/>
          <w:sz w:val="20"/>
          <w:szCs w:val="20"/>
        </w:rPr>
        <w:t xml:space="preserve">Working tools should be used only by experienced personnel. When using any type of equipment, it is imperative to use it in accordance with the manufacturer’s safety instructions. Do not use a product without </w:t>
      </w:r>
      <w:ins w:id="66" w:author="Louis Gordon" w:date="2017-12-12T13:06:00Z">
        <w:r w:rsidR="003C6A84">
          <w:rPr>
            <w:rFonts w:ascii="DINOT-Extlight" w:hAnsi="DINOT-Extlight" w:cstheme="minorHAnsi"/>
            <w:noProof/>
            <w:sz w:val="20"/>
            <w:szCs w:val="20"/>
          </w:rPr>
          <w:t xml:space="preserve">reviewing the </w:t>
        </w:r>
      </w:ins>
      <w:r w:rsidRPr="00C804F8">
        <w:rPr>
          <w:rFonts w:ascii="DINOT-Extlight" w:hAnsi="DINOT-Extlight" w:cstheme="minorHAnsi"/>
          <w:noProof/>
          <w:sz w:val="20"/>
          <w:szCs w:val="20"/>
        </w:rPr>
        <w:t>safety instructions.</w:t>
      </w:r>
      <w:r>
        <w:rPr>
          <w:rFonts w:ascii="DINOT-Extlight" w:hAnsi="DINOT-Extlight" w:cstheme="minorHAnsi"/>
          <w:noProof/>
          <w:sz w:val="20"/>
          <w:szCs w:val="20"/>
        </w:rPr>
        <w:t xml:space="preserve"> </w:t>
      </w:r>
    </w:p>
    <w:p w14:paraId="40868006" w14:textId="148874E7" w:rsidR="00C804F8" w:rsidRDefault="0000299A" w:rsidP="0009634D">
      <w:pPr>
        <w:spacing w:line="320" w:lineRule="exact"/>
        <w:ind w:left="0"/>
        <w:rPr>
          <w:rFonts w:ascii="DINOT-Extlight" w:hAnsi="DINOT-Extlight" w:cstheme="minorHAnsi"/>
          <w:noProof/>
          <w:sz w:val="20"/>
          <w:szCs w:val="20"/>
        </w:rPr>
      </w:pPr>
      <w:r w:rsidRPr="00C804F8">
        <w:rPr>
          <w:rFonts w:ascii="DINOT-Extlight" w:hAnsi="DINOT-Extlight" w:cstheme="minorHAnsi"/>
          <w:noProof/>
          <w:sz w:val="20"/>
          <w:szCs w:val="20"/>
        </w:rPr>
        <w:drawing>
          <wp:anchor distT="0" distB="0" distL="114300" distR="114300" simplePos="0" relativeHeight="251745280" behindDoc="0" locked="0" layoutInCell="1" allowOverlap="1" wp14:anchorId="1EF628AE" wp14:editId="7FB2D829">
            <wp:simplePos x="0" y="0"/>
            <wp:positionH relativeFrom="column">
              <wp:posOffset>3257772</wp:posOffset>
            </wp:positionH>
            <wp:positionV relativeFrom="paragraph">
              <wp:posOffset>449580</wp:posOffset>
            </wp:positionV>
            <wp:extent cx="611505" cy="611505"/>
            <wp:effectExtent l="152400" t="152400" r="169545" b="1695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hir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505" cy="6115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C804F8">
        <w:rPr>
          <w:rFonts w:ascii="DINOT-Extlight" w:hAnsi="DINOT-Extlight" w:cstheme="minorHAnsi"/>
          <w:noProof/>
          <w:sz w:val="20"/>
          <w:szCs w:val="20"/>
        </w:rPr>
        <w:drawing>
          <wp:anchor distT="0" distB="0" distL="114300" distR="114300" simplePos="0" relativeHeight="251743232" behindDoc="0" locked="0" layoutInCell="1" allowOverlap="1" wp14:anchorId="4624B11A" wp14:editId="79B49242">
            <wp:simplePos x="0" y="0"/>
            <wp:positionH relativeFrom="column">
              <wp:posOffset>1632585</wp:posOffset>
            </wp:positionH>
            <wp:positionV relativeFrom="paragraph">
              <wp:posOffset>422497</wp:posOffset>
            </wp:positionV>
            <wp:extent cx="611505" cy="611505"/>
            <wp:effectExtent l="152400" t="152400" r="169545" b="169545"/>
            <wp:wrapSquare wrapText="bothSides"/>
            <wp:docPr id="26"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505" cy="6115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804F8" w:rsidRPr="00C804F8">
        <w:rPr>
          <w:rFonts w:ascii="DINOT-Extlight" w:hAnsi="DINOT-Extlight" w:cstheme="minorHAnsi"/>
          <w:noProof/>
          <w:sz w:val="20"/>
          <w:szCs w:val="20"/>
        </w:rPr>
        <w:drawing>
          <wp:anchor distT="0" distB="0" distL="114300" distR="114300" simplePos="0" relativeHeight="251741184" behindDoc="0" locked="0" layoutInCell="1" allowOverlap="1" wp14:anchorId="4B33557E" wp14:editId="6FF646F1">
            <wp:simplePos x="0" y="0"/>
            <wp:positionH relativeFrom="column">
              <wp:posOffset>806228</wp:posOffset>
            </wp:positionH>
            <wp:positionV relativeFrom="paragraph">
              <wp:posOffset>427990</wp:posOffset>
            </wp:positionV>
            <wp:extent cx="612000" cy="612000"/>
            <wp:effectExtent l="152400" t="152400" r="169545" b="1695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ar-dust-respirator-iso-sign-is-102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00" cy="6120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804F8" w:rsidRPr="00C804F8">
        <w:rPr>
          <w:rFonts w:ascii="DINOT-Extlight" w:hAnsi="DINOT-Extlight" w:cstheme="minorHAnsi"/>
          <w:noProof/>
          <w:sz w:val="20"/>
          <w:szCs w:val="20"/>
        </w:rPr>
        <w:drawing>
          <wp:anchor distT="0" distB="0" distL="114300" distR="114300" simplePos="0" relativeHeight="251742208" behindDoc="0" locked="0" layoutInCell="1" allowOverlap="1" wp14:anchorId="0A0E4718" wp14:editId="4627A9B4">
            <wp:simplePos x="0" y="0"/>
            <wp:positionH relativeFrom="margin">
              <wp:posOffset>0</wp:posOffset>
            </wp:positionH>
            <wp:positionV relativeFrom="paragraph">
              <wp:posOffset>408940</wp:posOffset>
            </wp:positionV>
            <wp:extent cx="612000" cy="612000"/>
            <wp:effectExtent l="152400" t="152400" r="169545" b="169545"/>
            <wp:wrapSquare wrapText="bothSides"/>
            <wp:docPr id="16"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00" cy="6120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0818482" w14:textId="38A33DED" w:rsidR="00C804F8" w:rsidRDefault="0000299A" w:rsidP="0009634D">
      <w:pPr>
        <w:spacing w:line="320" w:lineRule="exact"/>
        <w:ind w:left="0"/>
        <w:rPr>
          <w:rFonts w:ascii="DINOT-Extlight" w:hAnsi="DINOT-Extlight" w:cstheme="minorHAnsi"/>
          <w:noProof/>
          <w:sz w:val="20"/>
          <w:szCs w:val="20"/>
        </w:rPr>
      </w:pPr>
      <w:r w:rsidRPr="00C804F8">
        <w:rPr>
          <w:rFonts w:ascii="DINOT-Extlight" w:hAnsi="DINOT-Extlight" w:cstheme="minorHAnsi"/>
          <w:noProof/>
          <w:sz w:val="20"/>
          <w:szCs w:val="20"/>
        </w:rPr>
        <w:drawing>
          <wp:anchor distT="0" distB="0" distL="114300" distR="114300" simplePos="0" relativeHeight="251744256" behindDoc="0" locked="0" layoutInCell="1" allowOverlap="1" wp14:anchorId="22C717EE" wp14:editId="6DF0CECE">
            <wp:simplePos x="0" y="0"/>
            <wp:positionH relativeFrom="column">
              <wp:posOffset>2459133</wp:posOffset>
            </wp:positionH>
            <wp:positionV relativeFrom="paragraph">
              <wp:posOffset>170815</wp:posOffset>
            </wp:positionV>
            <wp:extent cx="611505" cy="611505"/>
            <wp:effectExtent l="152400" t="152400" r="169545" b="1695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0467-20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505" cy="6115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79662ED" w14:textId="77777777" w:rsidR="00C804F8" w:rsidRDefault="00C804F8" w:rsidP="0009634D">
      <w:pPr>
        <w:spacing w:line="320" w:lineRule="exact"/>
        <w:ind w:left="0"/>
        <w:rPr>
          <w:rFonts w:ascii="DINOT-Extlight" w:hAnsi="DINOT-Extlight" w:cstheme="minorHAnsi"/>
          <w:noProof/>
          <w:sz w:val="20"/>
          <w:szCs w:val="20"/>
        </w:rPr>
      </w:pPr>
    </w:p>
    <w:p w14:paraId="1C2BEC83" w14:textId="21CC58BD" w:rsidR="00875243" w:rsidRPr="00906AA4" w:rsidRDefault="00875243" w:rsidP="00EF4C6A">
      <w:pPr>
        <w:ind w:left="0"/>
        <w:rPr>
          <w:rFonts w:asciiTheme="minorHAnsi" w:hAnsiTheme="minorHAnsi" w:cstheme="minorHAnsi"/>
          <w:sz w:val="24"/>
          <w:szCs w:val="24"/>
        </w:rPr>
      </w:pPr>
    </w:p>
    <w:p w14:paraId="5C1D2EF6" w14:textId="37E8E56C" w:rsidR="00250D64" w:rsidRPr="00250D64" w:rsidRDefault="00250D64" w:rsidP="00250D64">
      <w:pPr>
        <w:ind w:left="0"/>
        <w:rPr>
          <w:rFonts w:asciiTheme="minorHAnsi" w:eastAsiaTheme="majorEastAsia" w:hAnsiTheme="minorHAnsi" w:cstheme="minorHAnsi"/>
          <w:color w:val="2F5496" w:themeColor="accent1" w:themeShade="BF"/>
          <w:sz w:val="28"/>
          <w:szCs w:val="28"/>
          <w:lang w:bidi="ar-SA"/>
        </w:rPr>
      </w:pPr>
      <w:r>
        <w:br w:type="page"/>
      </w:r>
    </w:p>
    <w:p w14:paraId="0EAE8A99" w14:textId="6C871026" w:rsidR="006C37C4" w:rsidRPr="007D599F" w:rsidRDefault="009B31F9" w:rsidP="00A72A20">
      <w:pPr>
        <w:pStyle w:val="Heading2NoNumber"/>
      </w:pPr>
      <w:r>
        <w:lastRenderedPageBreak/>
        <w:t>REMOVING</w:t>
      </w:r>
      <w:r w:rsidR="00923EEB">
        <w:t xml:space="preserve"> S</w:t>
      </w:r>
      <w:r>
        <w:t>LIGHT</w:t>
      </w:r>
      <w:r w:rsidR="00923EEB">
        <w:t xml:space="preserve"> I</w:t>
      </w:r>
      <w:r>
        <w:t>MPERFECTIONS</w:t>
      </w:r>
    </w:p>
    <w:p w14:paraId="747E010D" w14:textId="038A5FC1" w:rsidR="00923EEB" w:rsidRPr="00923EEB" w:rsidRDefault="00923EEB" w:rsidP="00923EEB">
      <w:pPr>
        <w:spacing w:line="320" w:lineRule="exact"/>
        <w:ind w:left="0"/>
        <w:rPr>
          <w:rFonts w:ascii="DINOT-Extlight" w:hAnsi="DINOT-Extlight" w:cstheme="minorHAnsi"/>
          <w:sz w:val="20"/>
          <w:szCs w:val="20"/>
        </w:rPr>
      </w:pPr>
      <w:r w:rsidRPr="00923EEB">
        <w:rPr>
          <w:rFonts w:ascii="DINOT-Extlight" w:hAnsi="DINOT-Extlight" w:cstheme="minorHAnsi"/>
          <w:sz w:val="20"/>
          <w:szCs w:val="20"/>
        </w:rPr>
        <w:t>Sanding the whole surface of a large model to make it smooth is not only tedious and time-consuming but also may compromise the strength of the model walls. To achieve a smooth look for your whole model, the best practice is to coat it.</w:t>
      </w:r>
    </w:p>
    <w:p w14:paraId="3CBFB61E" w14:textId="5E066DB5" w:rsidR="00923EEB" w:rsidRDefault="00923EEB" w:rsidP="00923EEB">
      <w:pPr>
        <w:spacing w:line="320" w:lineRule="exact"/>
        <w:ind w:left="0"/>
        <w:rPr>
          <w:rFonts w:ascii="DINOT-Extlight" w:hAnsi="DINOT-Extlight" w:cstheme="minorHAnsi"/>
          <w:sz w:val="20"/>
          <w:szCs w:val="20"/>
        </w:rPr>
      </w:pPr>
      <w:del w:id="67" w:author="Louis Gordon" w:date="2017-12-12T13:07:00Z">
        <w:r w:rsidRPr="00923EEB" w:rsidDel="003C6A84">
          <w:rPr>
            <w:rFonts w:ascii="DINOT-Extlight" w:hAnsi="DINOT-Extlight" w:cstheme="minorHAnsi"/>
            <w:sz w:val="20"/>
            <w:szCs w:val="20"/>
          </w:rPr>
          <w:delText xml:space="preserve">When you need to </w:delText>
        </w:r>
      </w:del>
      <w:ins w:id="68" w:author="Louis Gordon" w:date="2017-12-12T13:07:00Z">
        <w:r w:rsidR="003C6A84">
          <w:rPr>
            <w:rFonts w:ascii="DINOT-Extlight" w:hAnsi="DINOT-Extlight" w:cstheme="minorHAnsi"/>
            <w:sz w:val="20"/>
            <w:szCs w:val="20"/>
          </w:rPr>
          <w:t xml:space="preserve">For </w:t>
        </w:r>
      </w:ins>
      <w:r w:rsidRPr="00923EEB">
        <w:rPr>
          <w:rFonts w:ascii="DINOT-Extlight" w:hAnsi="DINOT-Extlight" w:cstheme="minorHAnsi"/>
          <w:sz w:val="20"/>
          <w:szCs w:val="20"/>
        </w:rPr>
        <w:t>remov</w:t>
      </w:r>
      <w:ins w:id="69" w:author="Louis Gordon" w:date="2017-12-12T13:07:00Z">
        <w:r w:rsidR="003C6A84">
          <w:rPr>
            <w:rFonts w:ascii="DINOT-Extlight" w:hAnsi="DINOT-Extlight" w:cstheme="minorHAnsi"/>
            <w:sz w:val="20"/>
            <w:szCs w:val="20"/>
          </w:rPr>
          <w:t>ing</w:t>
        </w:r>
      </w:ins>
      <w:del w:id="70" w:author="Louis Gordon" w:date="2017-12-12T13:07:00Z">
        <w:r w:rsidRPr="00923EEB" w:rsidDel="003C6A84">
          <w:rPr>
            <w:rFonts w:ascii="DINOT-Extlight" w:hAnsi="DINOT-Extlight" w:cstheme="minorHAnsi"/>
            <w:sz w:val="20"/>
            <w:szCs w:val="20"/>
          </w:rPr>
          <w:delText>e</w:delText>
        </w:r>
      </w:del>
      <w:r w:rsidRPr="00923EEB">
        <w:rPr>
          <w:rFonts w:ascii="DINOT-Extlight" w:hAnsi="DINOT-Extlight" w:cstheme="minorHAnsi"/>
          <w:sz w:val="20"/>
          <w:szCs w:val="20"/>
        </w:rPr>
        <w:t xml:space="preserve"> </w:t>
      </w:r>
      <w:del w:id="71" w:author="Louis Gordon" w:date="2017-12-12T13:07:00Z">
        <w:r w:rsidRPr="00923EEB" w:rsidDel="003C6A84">
          <w:rPr>
            <w:rFonts w:ascii="DINOT-Extlight" w:hAnsi="DINOT-Extlight" w:cstheme="minorHAnsi"/>
            <w:sz w:val="20"/>
            <w:szCs w:val="20"/>
          </w:rPr>
          <w:delText xml:space="preserve">only </w:delText>
        </w:r>
      </w:del>
      <w:r w:rsidRPr="00923EEB">
        <w:rPr>
          <w:rFonts w:ascii="DINOT-Extlight" w:hAnsi="DINOT-Extlight" w:cstheme="minorHAnsi"/>
          <w:sz w:val="20"/>
          <w:szCs w:val="20"/>
        </w:rPr>
        <w:t>local</w:t>
      </w:r>
      <w:del w:id="72" w:author="Louis Gordon" w:date="2017-12-12T13:07:00Z">
        <w:r w:rsidRPr="00923EEB" w:rsidDel="003C6A84">
          <w:rPr>
            <w:rFonts w:ascii="DINOT-Extlight" w:hAnsi="DINOT-Extlight" w:cstheme="minorHAnsi"/>
            <w:sz w:val="20"/>
            <w:szCs w:val="20"/>
          </w:rPr>
          <w:delText>ized</w:delText>
        </w:r>
      </w:del>
      <w:r w:rsidRPr="00923EEB">
        <w:rPr>
          <w:rFonts w:ascii="DINOT-Extlight" w:hAnsi="DINOT-Extlight" w:cstheme="minorHAnsi"/>
          <w:sz w:val="20"/>
          <w:szCs w:val="20"/>
        </w:rPr>
        <w:t xml:space="preserve"> imperfections, sanding with sandpaper is the </w:t>
      </w:r>
      <w:del w:id="73" w:author="Louis Gordon" w:date="2017-12-12T13:07:00Z">
        <w:r w:rsidRPr="00923EEB" w:rsidDel="003C6A84">
          <w:rPr>
            <w:rFonts w:ascii="DINOT-Extlight" w:hAnsi="DINOT-Extlight" w:cstheme="minorHAnsi"/>
            <w:sz w:val="20"/>
            <w:szCs w:val="20"/>
          </w:rPr>
          <w:delText>most suitable</w:delText>
        </w:r>
      </w:del>
      <w:ins w:id="74" w:author="Louis Gordon" w:date="2017-12-12T13:07:00Z">
        <w:r w:rsidR="003C6A84">
          <w:rPr>
            <w:rFonts w:ascii="DINOT-Extlight" w:hAnsi="DINOT-Extlight" w:cstheme="minorHAnsi"/>
            <w:sz w:val="20"/>
            <w:szCs w:val="20"/>
          </w:rPr>
          <w:t>preferred</w:t>
        </w:r>
      </w:ins>
      <w:r w:rsidRPr="00923EEB">
        <w:rPr>
          <w:rFonts w:ascii="DINOT-Extlight" w:hAnsi="DINOT-Extlight" w:cstheme="minorHAnsi"/>
          <w:sz w:val="20"/>
          <w:szCs w:val="20"/>
        </w:rPr>
        <w:t xml:space="preserve"> solution. </w:t>
      </w:r>
    </w:p>
    <w:p w14:paraId="5907D9D6" w14:textId="228EDAD5" w:rsidR="006C37C4" w:rsidRDefault="00E15718" w:rsidP="00923EEB">
      <w:pPr>
        <w:spacing w:line="320" w:lineRule="exact"/>
        <w:ind w:left="0"/>
        <w:rPr>
          <w:rFonts w:ascii="DINOT-Extlight" w:hAnsi="DINOT-Extlight" w:cstheme="minorHAnsi"/>
          <w:i/>
          <w:iCs/>
          <w:sz w:val="20"/>
          <w:szCs w:val="20"/>
        </w:rPr>
      </w:pPr>
      <w:r>
        <w:rPr>
          <w:noProof/>
        </w:rPr>
        <w:drawing>
          <wp:anchor distT="0" distB="0" distL="114300" distR="114300" simplePos="0" relativeHeight="251746304" behindDoc="0" locked="0" layoutInCell="1" allowOverlap="1" wp14:anchorId="3A85B39F" wp14:editId="57B9550A">
            <wp:simplePos x="0" y="0"/>
            <wp:positionH relativeFrom="page">
              <wp:posOffset>478155</wp:posOffset>
            </wp:positionH>
            <wp:positionV relativeFrom="paragraph">
              <wp:posOffset>-292100</wp:posOffset>
            </wp:positionV>
            <wp:extent cx="1899285" cy="1068070"/>
            <wp:effectExtent l="0" t="0" r="571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f995125-0ff6-4a59-ad33-45a25edda3c8.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99285" cy="1068070"/>
                    </a:xfrm>
                    <a:prstGeom prst="rect">
                      <a:avLst/>
                    </a:prstGeom>
                  </pic:spPr>
                </pic:pic>
              </a:graphicData>
            </a:graphic>
            <wp14:sizeRelH relativeFrom="margin">
              <wp14:pctWidth>0</wp14:pctWidth>
            </wp14:sizeRelH>
            <wp14:sizeRelV relativeFrom="margin">
              <wp14:pctHeight>0</wp14:pctHeight>
            </wp14:sizeRelV>
          </wp:anchor>
        </w:drawing>
      </w:r>
      <w:r w:rsidR="00923EEB" w:rsidRPr="00923EEB">
        <w:rPr>
          <w:rFonts w:ascii="DINOT-Extlight" w:hAnsi="DINOT-Extlight" w:cstheme="minorHAnsi"/>
          <w:sz w:val="20"/>
          <w:szCs w:val="20"/>
        </w:rPr>
        <w:t xml:space="preserve">The sanding can be done with a variety of polishing tools. It is advisable to work with 80 or 60 grain </w:t>
      </w:r>
      <w:r w:rsidR="00346A3B">
        <w:rPr>
          <w:rFonts w:ascii="DINOT-Extlight" w:hAnsi="DINOT-Extlight" w:cstheme="minorHAnsi"/>
          <w:sz w:val="20"/>
          <w:szCs w:val="20"/>
        </w:rPr>
        <w:t>s</w:t>
      </w:r>
      <w:r w:rsidR="00923EEB" w:rsidRPr="00923EEB">
        <w:rPr>
          <w:rFonts w:ascii="DINOT-Extlight" w:hAnsi="DINOT-Extlight" w:cstheme="minorHAnsi"/>
          <w:sz w:val="20"/>
          <w:szCs w:val="20"/>
        </w:rPr>
        <w:t>andpaper. Cho</w:t>
      </w:r>
      <w:r w:rsidR="00346A3B">
        <w:rPr>
          <w:rFonts w:ascii="DINOT-Extlight" w:hAnsi="DINOT-Extlight" w:cstheme="minorHAnsi"/>
          <w:sz w:val="20"/>
          <w:szCs w:val="20"/>
        </w:rPr>
        <w:t>o</w:t>
      </w:r>
      <w:r w:rsidR="00923EEB" w:rsidRPr="00923EEB">
        <w:rPr>
          <w:rFonts w:ascii="DINOT-Extlight" w:hAnsi="DINOT-Extlight" w:cstheme="minorHAnsi"/>
          <w:sz w:val="20"/>
          <w:szCs w:val="20"/>
        </w:rPr>
        <w:t xml:space="preserve">se the tool you use according to the area </w:t>
      </w:r>
      <w:del w:id="75" w:author="Louis Gordon" w:date="2017-12-12T13:12:00Z">
        <w:r w:rsidR="00923EEB" w:rsidRPr="00923EEB" w:rsidDel="00915BCB">
          <w:rPr>
            <w:rFonts w:ascii="DINOT-Extlight" w:hAnsi="DINOT-Extlight" w:cstheme="minorHAnsi"/>
            <w:sz w:val="20"/>
            <w:szCs w:val="20"/>
          </w:rPr>
          <w:delText xml:space="preserve">to </w:delText>
        </w:r>
      </w:del>
      <w:ins w:id="76" w:author="Louis Gordon" w:date="2017-12-12T13:12:00Z">
        <w:r w:rsidR="00915BCB">
          <w:rPr>
            <w:rFonts w:ascii="DINOT-Extlight" w:hAnsi="DINOT-Extlight" w:cstheme="minorHAnsi"/>
            <w:sz w:val="20"/>
            <w:szCs w:val="20"/>
          </w:rPr>
          <w:t>that you need to</w:t>
        </w:r>
        <w:r w:rsidR="00915BCB" w:rsidRPr="00923EEB">
          <w:rPr>
            <w:rFonts w:ascii="DINOT-Extlight" w:hAnsi="DINOT-Extlight" w:cstheme="minorHAnsi"/>
            <w:sz w:val="20"/>
            <w:szCs w:val="20"/>
          </w:rPr>
          <w:t xml:space="preserve"> </w:t>
        </w:r>
      </w:ins>
      <w:r w:rsidR="00923EEB" w:rsidRPr="00923EEB">
        <w:rPr>
          <w:rFonts w:ascii="DINOT-Extlight" w:hAnsi="DINOT-Extlight" w:cstheme="minorHAnsi"/>
          <w:sz w:val="20"/>
          <w:szCs w:val="20"/>
        </w:rPr>
        <w:t>polish</w:t>
      </w:r>
      <w:del w:id="77" w:author="Louis Gordon" w:date="2017-12-12T13:12:00Z">
        <w:r w:rsidR="00923EEB" w:rsidRPr="00923EEB" w:rsidDel="00915BCB">
          <w:rPr>
            <w:rFonts w:ascii="DINOT-Extlight" w:hAnsi="DINOT-Extlight" w:cstheme="minorHAnsi"/>
            <w:sz w:val="20"/>
            <w:szCs w:val="20"/>
          </w:rPr>
          <w:delText xml:space="preserve">; </w:delText>
        </w:r>
      </w:del>
      <w:ins w:id="78" w:author="Louis Gordon" w:date="2017-12-12T13:12:00Z">
        <w:r w:rsidR="00915BCB">
          <w:rPr>
            <w:rFonts w:ascii="DINOT-Extlight" w:hAnsi="DINOT-Extlight" w:cstheme="minorHAnsi"/>
            <w:sz w:val="20"/>
            <w:szCs w:val="20"/>
          </w:rPr>
          <w:t>.</w:t>
        </w:r>
        <w:r w:rsidR="00915BCB" w:rsidRPr="00923EEB">
          <w:rPr>
            <w:rFonts w:ascii="DINOT-Extlight" w:hAnsi="DINOT-Extlight" w:cstheme="minorHAnsi"/>
            <w:sz w:val="20"/>
            <w:szCs w:val="20"/>
          </w:rPr>
          <w:t xml:space="preserve"> </w:t>
        </w:r>
      </w:ins>
      <w:del w:id="79" w:author="Louis Gordon" w:date="2017-12-12T13:12:00Z">
        <w:r w:rsidR="00923EEB" w:rsidRPr="00923EEB" w:rsidDel="00915BCB">
          <w:rPr>
            <w:rFonts w:ascii="DINOT-Extlight" w:hAnsi="DINOT-Extlight" w:cstheme="minorHAnsi"/>
            <w:sz w:val="20"/>
            <w:szCs w:val="20"/>
          </w:rPr>
          <w:delText xml:space="preserve">for </w:delText>
        </w:r>
      </w:del>
      <w:ins w:id="80" w:author="Louis Gordon" w:date="2017-12-12T13:12:00Z">
        <w:r w:rsidR="00915BCB">
          <w:rPr>
            <w:rFonts w:ascii="DINOT-Extlight" w:hAnsi="DINOT-Extlight" w:cstheme="minorHAnsi"/>
            <w:sz w:val="20"/>
            <w:szCs w:val="20"/>
          </w:rPr>
          <w:t>F</w:t>
        </w:r>
        <w:r w:rsidR="00915BCB" w:rsidRPr="00923EEB">
          <w:rPr>
            <w:rFonts w:ascii="DINOT-Extlight" w:hAnsi="DINOT-Extlight" w:cstheme="minorHAnsi"/>
            <w:sz w:val="20"/>
            <w:szCs w:val="20"/>
          </w:rPr>
          <w:t xml:space="preserve">or </w:t>
        </w:r>
      </w:ins>
      <w:r w:rsidR="00923EEB" w:rsidRPr="00923EEB">
        <w:rPr>
          <w:rFonts w:ascii="DINOT-Extlight" w:hAnsi="DINOT-Extlight" w:cstheme="minorHAnsi"/>
          <w:sz w:val="20"/>
          <w:szCs w:val="20"/>
        </w:rPr>
        <w:t xml:space="preserve">example, </w:t>
      </w:r>
      <w:del w:id="81" w:author="Louis Gordon" w:date="2017-12-12T13:12:00Z">
        <w:r w:rsidR="00923EEB" w:rsidRPr="00923EEB" w:rsidDel="00915BCB">
          <w:rPr>
            <w:rFonts w:ascii="DINOT-Extlight" w:hAnsi="DINOT-Extlight" w:cstheme="minorHAnsi"/>
            <w:sz w:val="20"/>
            <w:szCs w:val="20"/>
          </w:rPr>
          <w:delText xml:space="preserve">the </w:delText>
        </w:r>
      </w:del>
      <w:ins w:id="82" w:author="Louis Gordon" w:date="2017-12-12T13:12:00Z">
        <w:r w:rsidR="00915BCB">
          <w:rPr>
            <w:rFonts w:ascii="DINOT-Extlight" w:hAnsi="DINOT-Extlight" w:cstheme="minorHAnsi"/>
            <w:sz w:val="20"/>
            <w:szCs w:val="20"/>
          </w:rPr>
          <w:t>an</w:t>
        </w:r>
        <w:r w:rsidR="00915BCB" w:rsidRPr="00923EEB">
          <w:rPr>
            <w:rFonts w:ascii="DINOT-Extlight" w:hAnsi="DINOT-Extlight" w:cstheme="minorHAnsi"/>
            <w:sz w:val="20"/>
            <w:szCs w:val="20"/>
          </w:rPr>
          <w:t xml:space="preserve"> </w:t>
        </w:r>
      </w:ins>
      <w:r w:rsidR="00923EEB" w:rsidRPr="00923EEB">
        <w:rPr>
          <w:rFonts w:ascii="DINOT-Extlight" w:hAnsi="DINOT-Extlight" w:cstheme="minorHAnsi"/>
          <w:sz w:val="20"/>
          <w:szCs w:val="20"/>
        </w:rPr>
        <w:t xml:space="preserve">orbital sander is best for larger areas while for smaller areas it is recommended to use tools that can enter narrow or rounded </w:t>
      </w:r>
      <w:del w:id="83" w:author="Louis Gordon" w:date="2017-12-12T12:32:00Z">
        <w:r w:rsidR="00923EEB" w:rsidRPr="00923EEB" w:rsidDel="00BC5A93">
          <w:rPr>
            <w:rFonts w:ascii="DINOT-Extlight" w:hAnsi="DINOT-Extlight" w:cstheme="minorHAnsi"/>
            <w:sz w:val="20"/>
            <w:szCs w:val="20"/>
          </w:rPr>
          <w:delText>places</w:delText>
        </w:r>
      </w:del>
      <w:r w:rsidR="007D599F" w:rsidRPr="00E65A00">
        <w:rPr>
          <w:noProof/>
        </w:rPr>
        <mc:AlternateContent>
          <mc:Choice Requires="wps">
            <w:drawing>
              <wp:anchor distT="0" distB="0" distL="114300" distR="114300" simplePos="0" relativeHeight="251678720" behindDoc="0" locked="1" layoutInCell="1" allowOverlap="1" wp14:anchorId="284652A7" wp14:editId="5E5183CF">
                <wp:simplePos x="0" y="0"/>
                <wp:positionH relativeFrom="column">
                  <wp:posOffset>-171450</wp:posOffset>
                </wp:positionH>
                <wp:positionV relativeFrom="page">
                  <wp:posOffset>1610360</wp:posOffset>
                </wp:positionV>
                <wp:extent cx="46355" cy="7754620"/>
                <wp:effectExtent l="0" t="0" r="29845" b="36830"/>
                <wp:wrapNone/>
                <wp:docPr id="50" name="Straight Connector 50"/>
                <wp:cNvGraphicFramePr/>
                <a:graphic xmlns:a="http://schemas.openxmlformats.org/drawingml/2006/main">
                  <a:graphicData uri="http://schemas.microsoft.com/office/word/2010/wordprocessingShape">
                    <wps:wsp>
                      <wps:cNvCnPr/>
                      <wps:spPr>
                        <a:xfrm>
                          <a:off x="0" y="0"/>
                          <a:ext cx="46355" cy="7754620"/>
                        </a:xfrm>
                        <a:prstGeom prst="line">
                          <a:avLst/>
                        </a:prstGeom>
                        <a:ln>
                          <a:solidFill>
                            <a:srgbClr val="A4A4A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2DCC80" id="Straight Connector 50"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3.5pt,126.8pt" to="-9.85pt,7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" strokecolor="#a4a4a7" strokeweight=".5pt">
                <v:stroke joinstyle="miter"/>
                <w10:wrap anchory="page"/>
                <w10:anchorlock/>
              </v:line>
            </w:pict>
          </mc:Fallback>
        </mc:AlternateContent>
      </w:r>
      <w:ins w:id="84" w:author="Louis Gordon" w:date="2017-12-12T12:32:00Z">
        <w:r w:rsidR="00BC5A93">
          <w:rPr>
            <w:rFonts w:ascii="DINOT-Extlight" w:hAnsi="DINOT-Extlight" w:cstheme="minorHAnsi"/>
            <w:sz w:val="20"/>
            <w:szCs w:val="20"/>
          </w:rPr>
          <w:t>spaces</w:t>
        </w:r>
      </w:ins>
      <w:r w:rsidR="00923EEB">
        <w:rPr>
          <w:rFonts w:ascii="DINOT-Extlight" w:hAnsi="DINOT-Extlight" w:cstheme="minorHAnsi"/>
          <w:sz w:val="20"/>
          <w:szCs w:val="20"/>
        </w:rPr>
        <w:t xml:space="preserve">. </w:t>
      </w:r>
      <w:commentRangeStart w:id="85"/>
      <w:r w:rsidR="00923EEB" w:rsidRPr="007D599F">
        <w:rPr>
          <w:rFonts w:ascii="DINOT-Extlight" w:hAnsi="DINOT-Extlight" w:cstheme="minorHAnsi"/>
          <w:i/>
          <w:iCs/>
          <w:sz w:val="20"/>
          <w:szCs w:val="20"/>
        </w:rPr>
        <w:t xml:space="preserve">See </w:t>
      </w:r>
      <w:r w:rsidR="00346A3B">
        <w:rPr>
          <w:rFonts w:ascii="DINOT-Extlight" w:hAnsi="DINOT-Extlight" w:cstheme="minorHAnsi"/>
          <w:i/>
          <w:iCs/>
          <w:sz w:val="20"/>
          <w:szCs w:val="20"/>
        </w:rPr>
        <w:t>f</w:t>
      </w:r>
      <w:r w:rsidR="00923EEB" w:rsidRPr="007D599F">
        <w:rPr>
          <w:rFonts w:ascii="DINOT-Extlight" w:hAnsi="DINOT-Extlight" w:cstheme="minorHAnsi"/>
          <w:i/>
          <w:iCs/>
          <w:sz w:val="20"/>
          <w:szCs w:val="20"/>
        </w:rPr>
        <w:t xml:space="preserve">igure </w:t>
      </w:r>
      <w:r w:rsidR="00923EEB">
        <w:rPr>
          <w:rFonts w:ascii="DINOT-Extlight" w:hAnsi="DINOT-Extlight" w:cstheme="minorHAnsi"/>
          <w:i/>
          <w:iCs/>
          <w:sz w:val="20"/>
          <w:szCs w:val="20"/>
        </w:rPr>
        <w:t>2</w:t>
      </w:r>
      <w:ins w:id="86" w:author="Louis Gordon" w:date="2017-12-12T12:45:00Z">
        <w:r w:rsidR="009F6B43">
          <w:rPr>
            <w:rFonts w:ascii="DINOT-Extlight" w:hAnsi="DINOT-Extlight" w:cstheme="minorHAnsi"/>
            <w:i/>
            <w:iCs/>
            <w:sz w:val="20"/>
            <w:szCs w:val="20"/>
          </w:rPr>
          <w:t>.</w:t>
        </w:r>
      </w:ins>
      <w:commentRangeEnd w:id="85"/>
      <w:ins w:id="87" w:author="Louis Gordon" w:date="2017-12-12T13:12:00Z">
        <w:r w:rsidR="00915BCB">
          <w:rPr>
            <w:rStyle w:val="CommentReference"/>
          </w:rPr>
          <w:commentReference w:id="85"/>
        </w:r>
      </w:ins>
    </w:p>
    <w:p w14:paraId="31892B28" w14:textId="4A1EEA9F" w:rsidR="00E15718" w:rsidRPr="007D599F" w:rsidRDefault="00E15718" w:rsidP="00923EEB">
      <w:pPr>
        <w:spacing w:line="320" w:lineRule="exact"/>
        <w:ind w:left="0"/>
        <w:rPr>
          <w:rFonts w:ascii="DINOT-Extlight" w:hAnsi="DINOT-Extlight" w:cstheme="minorHAnsi"/>
          <w:sz w:val="20"/>
          <w:szCs w:val="20"/>
        </w:rPr>
      </w:pPr>
      <w:r>
        <w:rPr>
          <w:noProof/>
        </w:rPr>
        <mc:AlternateContent>
          <mc:Choice Requires="wps">
            <w:drawing>
              <wp:anchor distT="0" distB="0" distL="114300" distR="114300" simplePos="0" relativeHeight="251748352" behindDoc="0" locked="1" layoutInCell="1" allowOverlap="1" wp14:anchorId="2565F303" wp14:editId="695E11FF">
                <wp:simplePos x="0" y="0"/>
                <wp:positionH relativeFrom="margin">
                  <wp:posOffset>-2338070</wp:posOffset>
                </wp:positionH>
                <wp:positionV relativeFrom="page">
                  <wp:posOffset>2489200</wp:posOffset>
                </wp:positionV>
                <wp:extent cx="880745" cy="36322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880745" cy="363220"/>
                        </a:xfrm>
                        <a:prstGeom prst="rect">
                          <a:avLst/>
                        </a:prstGeom>
                        <a:noFill/>
                        <a:ln w="6350">
                          <a:noFill/>
                        </a:ln>
                      </wps:spPr>
                      <wps:txbx>
                        <w:txbxContent>
                          <w:p w14:paraId="02455D57" w14:textId="7E1A2E34" w:rsidR="003C6A84" w:rsidRPr="0009634D" w:rsidRDefault="003C6A84" w:rsidP="00E15718">
                            <w:pPr>
                              <w:spacing w:before="0" w:after="0"/>
                              <w:ind w:left="0"/>
                              <w:rPr>
                                <w:rFonts w:ascii="DINOT-Extlight" w:hAnsi="DINOT-Extlight" w:cstheme="minorHAnsi"/>
                                <w:b/>
                                <w:bCs/>
                                <w:i/>
                                <w:iCs/>
                                <w:sz w:val="20"/>
                                <w:szCs w:val="20"/>
                              </w:rPr>
                            </w:pPr>
                            <w:r w:rsidRPr="00180494">
                              <w:rPr>
                                <w:rFonts w:ascii="DINOT-Extlight" w:hAnsi="DINOT-Extlight" w:cstheme="minorHAnsi"/>
                                <w:b/>
                                <w:bCs/>
                                <w:i/>
                                <w:iCs/>
                                <w:sz w:val="20"/>
                                <w:szCs w:val="20"/>
                                <w:highlight w:val="yellow"/>
                              </w:rPr>
                              <w:t>Figure</w:t>
                            </w:r>
                            <w:r w:rsidRPr="0009634D">
                              <w:rPr>
                                <w:rFonts w:ascii="DINOT-Extlight" w:hAnsi="DINOT-Extlight" w:cstheme="minorHAnsi"/>
                                <w:b/>
                                <w:bCs/>
                                <w:i/>
                                <w:iCs/>
                                <w:sz w:val="20"/>
                                <w:szCs w:val="20"/>
                              </w:rPr>
                              <w:t xml:space="preserve"> </w:t>
                            </w:r>
                            <w:r>
                              <w:rPr>
                                <w:rFonts w:ascii="DINOT-Extlight" w:hAnsi="DINOT-Extlight" w:cstheme="minorHAnsi"/>
                                <w:b/>
                                <w:bCs/>
                                <w:i/>
                                <w:iCs/>
                                <w:sz w:val="20"/>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5F303" id="Text Box 19" o:spid="_x0000_s1032" type="#_x0000_t202" style="position:absolute;margin-left:-184.1pt;margin-top:196pt;width:69.35pt;height:28.6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" filled="f" stroked="f" strokeweight=".5pt">
                <v:textbox>
                  <w:txbxContent>
                    <w:p w14:paraId="02455D57" w14:textId="7E1A2E34" w:rsidR="003C6A84" w:rsidRPr="0009634D" w:rsidRDefault="003C6A84" w:rsidP="00E15718">
                      <w:pPr>
                        <w:spacing w:before="0" w:after="0"/>
                        <w:ind w:left="0"/>
                        <w:rPr>
                          <w:rFonts w:ascii="DINOT-Extlight" w:hAnsi="DINOT-Extlight" w:cstheme="minorHAnsi"/>
                          <w:b/>
                          <w:bCs/>
                          <w:i/>
                          <w:iCs/>
                          <w:sz w:val="20"/>
                          <w:szCs w:val="20"/>
                        </w:rPr>
                      </w:pPr>
                      <w:r w:rsidRPr="00180494">
                        <w:rPr>
                          <w:rFonts w:ascii="DINOT-Extlight" w:hAnsi="DINOT-Extlight" w:cstheme="minorHAnsi"/>
                          <w:b/>
                          <w:bCs/>
                          <w:i/>
                          <w:iCs/>
                          <w:sz w:val="20"/>
                          <w:szCs w:val="20"/>
                          <w:highlight w:val="yellow"/>
                        </w:rPr>
                        <w:t>Figure</w:t>
                      </w:r>
                      <w:r w:rsidRPr="0009634D">
                        <w:rPr>
                          <w:rFonts w:ascii="DINOT-Extlight" w:hAnsi="DINOT-Extlight" w:cstheme="minorHAnsi"/>
                          <w:b/>
                          <w:bCs/>
                          <w:i/>
                          <w:iCs/>
                          <w:sz w:val="20"/>
                          <w:szCs w:val="20"/>
                        </w:rPr>
                        <w:t xml:space="preserve"> </w:t>
                      </w:r>
                      <w:r>
                        <w:rPr>
                          <w:rFonts w:ascii="DINOT-Extlight" w:hAnsi="DINOT-Extlight" w:cstheme="minorHAnsi"/>
                          <w:b/>
                          <w:bCs/>
                          <w:i/>
                          <w:iCs/>
                          <w:sz w:val="20"/>
                          <w:szCs w:val="20"/>
                        </w:rPr>
                        <w:t>2</w:t>
                      </w:r>
                    </w:p>
                  </w:txbxContent>
                </v:textbox>
                <w10:wrap anchorx="margin" anchory="page"/>
                <w10:anchorlock/>
              </v:shape>
            </w:pict>
          </mc:Fallback>
        </mc:AlternateContent>
      </w:r>
    </w:p>
    <w:p w14:paraId="6BC9A6FB" w14:textId="5790467F" w:rsidR="00C62B0A" w:rsidRPr="009B65D4" w:rsidRDefault="009B65D4" w:rsidP="009B65D4">
      <w:pPr>
        <w:pStyle w:val="Heading3"/>
        <w:spacing w:before="120"/>
      </w:pPr>
      <w:r>
        <w:t>Removing Brim</w:t>
      </w:r>
    </w:p>
    <w:p w14:paraId="22F25B8C" w14:textId="7FB77A50" w:rsidR="00C62B0A" w:rsidRPr="00C62B0A" w:rsidRDefault="00C62B0A" w:rsidP="00C62B0A">
      <w:pPr>
        <w:spacing w:line="320" w:lineRule="exact"/>
        <w:ind w:left="0"/>
        <w:rPr>
          <w:rFonts w:ascii="DINOT-Extlight" w:hAnsi="DINOT-Extlight" w:cstheme="minorHAnsi"/>
          <w:sz w:val="20"/>
          <w:szCs w:val="20"/>
        </w:rPr>
      </w:pPr>
      <w:r w:rsidRPr="00C62B0A">
        <w:rPr>
          <w:rFonts w:ascii="DINOT-Extlight" w:hAnsi="DINOT-Extlight" w:cstheme="minorHAnsi"/>
          <w:sz w:val="20"/>
          <w:szCs w:val="20"/>
        </w:rPr>
        <w:t xml:space="preserve">In many cases, successful model printing requires </w:t>
      </w:r>
      <w:del w:id="88" w:author="Louis Gordon" w:date="2017-12-12T12:32:00Z">
        <w:r w:rsidRPr="00C62B0A" w:rsidDel="00BC5A93">
          <w:rPr>
            <w:rFonts w:ascii="DINOT-Extlight" w:hAnsi="DINOT-Extlight" w:cstheme="minorHAnsi"/>
            <w:sz w:val="20"/>
            <w:szCs w:val="20"/>
          </w:rPr>
          <w:delText xml:space="preserve">applying </w:delText>
        </w:r>
      </w:del>
      <w:ins w:id="89" w:author="Louis Gordon" w:date="2017-12-12T12:32:00Z">
        <w:r w:rsidR="00BC5A93">
          <w:rPr>
            <w:rFonts w:ascii="DINOT-Extlight" w:hAnsi="DINOT-Extlight" w:cstheme="minorHAnsi"/>
            <w:sz w:val="20"/>
            <w:szCs w:val="20"/>
          </w:rPr>
          <w:t>the production of</w:t>
        </w:r>
        <w:r w:rsidR="00BC5A93" w:rsidRPr="00C62B0A">
          <w:rPr>
            <w:rFonts w:ascii="DINOT-Extlight" w:hAnsi="DINOT-Extlight" w:cstheme="minorHAnsi"/>
            <w:sz w:val="20"/>
            <w:szCs w:val="20"/>
          </w:rPr>
          <w:t xml:space="preserve"> </w:t>
        </w:r>
      </w:ins>
      <w:r w:rsidRPr="00C62B0A">
        <w:rPr>
          <w:rFonts w:ascii="DINOT-Extlight" w:hAnsi="DINOT-Extlight" w:cstheme="minorHAnsi"/>
          <w:sz w:val="20"/>
          <w:szCs w:val="20"/>
        </w:rPr>
        <w:t>a “brim”</w:t>
      </w:r>
      <w:r w:rsidR="00346A3B">
        <w:rPr>
          <w:rFonts w:ascii="DINOT-Extlight" w:hAnsi="DINOT-Extlight" w:cstheme="minorHAnsi"/>
          <w:sz w:val="20"/>
          <w:szCs w:val="20"/>
        </w:rPr>
        <w:t>,</w:t>
      </w:r>
      <w:r w:rsidRPr="00C62B0A">
        <w:rPr>
          <w:rFonts w:ascii="DINOT-Extlight" w:hAnsi="DINOT-Extlight" w:cstheme="minorHAnsi"/>
          <w:sz w:val="20"/>
          <w:szCs w:val="20"/>
        </w:rPr>
        <w:t xml:space="preserve"> a smooth surface strip at the bottom of the model</w:t>
      </w:r>
      <w:r w:rsidR="00346A3B">
        <w:rPr>
          <w:rFonts w:ascii="DINOT-Extlight" w:hAnsi="DINOT-Extlight" w:cstheme="minorHAnsi"/>
          <w:sz w:val="20"/>
          <w:szCs w:val="20"/>
        </w:rPr>
        <w:t>,</w:t>
      </w:r>
      <w:r w:rsidRPr="00C62B0A">
        <w:rPr>
          <w:rFonts w:ascii="DINOT-Extlight" w:hAnsi="DINOT-Extlight" w:cstheme="minorHAnsi"/>
          <w:sz w:val="20"/>
          <w:szCs w:val="20"/>
        </w:rPr>
        <w:t xml:space="preserve"> that improves the adhesion of the model to the print bed surface. </w:t>
      </w:r>
    </w:p>
    <w:p w14:paraId="596C0173" w14:textId="795098F3" w:rsidR="00FC2083" w:rsidRDefault="00EA75DF" w:rsidP="00C62B0A">
      <w:pPr>
        <w:spacing w:line="320" w:lineRule="exact"/>
        <w:ind w:left="0"/>
        <w:rPr>
          <w:rFonts w:ascii="DINOT-Extlight" w:hAnsi="DINOT-Extlight" w:cstheme="minorHAnsi"/>
          <w:i/>
          <w:iCs/>
          <w:sz w:val="20"/>
          <w:szCs w:val="20"/>
        </w:rPr>
      </w:pPr>
      <w:r w:rsidRPr="007D599F">
        <w:rPr>
          <w:rFonts w:ascii="DINOT-Extlight" w:hAnsi="DINOT-Extlight"/>
          <w:noProof/>
          <w:sz w:val="20"/>
          <w:szCs w:val="20"/>
        </w:rPr>
        <w:drawing>
          <wp:anchor distT="0" distB="0" distL="114300" distR="114300" simplePos="0" relativeHeight="251683840" behindDoc="0" locked="0" layoutInCell="1" allowOverlap="1" wp14:anchorId="27E3CBAB" wp14:editId="52B3AEB9">
            <wp:simplePos x="0" y="0"/>
            <wp:positionH relativeFrom="column">
              <wp:posOffset>-2246217</wp:posOffset>
            </wp:positionH>
            <wp:positionV relativeFrom="page">
              <wp:posOffset>5562600</wp:posOffset>
            </wp:positionV>
            <wp:extent cx="1685925" cy="1630496"/>
            <wp:effectExtent l="0" t="0" r="0" b="8255"/>
            <wp:wrapNone/>
            <wp:docPr id="55" name="Graphic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685925" cy="1630496"/>
                    </a:xfrm>
                    <a:prstGeom prst="rect">
                      <a:avLst/>
                    </a:prstGeom>
                  </pic:spPr>
                </pic:pic>
              </a:graphicData>
            </a:graphic>
            <wp14:sizeRelH relativeFrom="margin">
              <wp14:pctWidth>0</wp14:pctWidth>
            </wp14:sizeRelH>
            <wp14:sizeRelV relativeFrom="margin">
              <wp14:pctHeight>0</wp14:pctHeight>
            </wp14:sizeRelV>
          </wp:anchor>
        </w:drawing>
      </w:r>
      <w:r w:rsidRPr="007D599F">
        <w:rPr>
          <w:rFonts w:ascii="DINOT-Extlight" w:hAnsi="DINOT-Extlight"/>
          <w:noProof/>
          <w:sz w:val="20"/>
          <w:szCs w:val="20"/>
        </w:rPr>
        <mc:AlternateContent>
          <mc:Choice Requires="wps">
            <w:drawing>
              <wp:anchor distT="0" distB="0" distL="114300" distR="114300" simplePos="0" relativeHeight="251684864" behindDoc="0" locked="1" layoutInCell="1" allowOverlap="1" wp14:anchorId="1FE3FDAC" wp14:editId="5242DFAC">
                <wp:simplePos x="0" y="0"/>
                <wp:positionH relativeFrom="column">
                  <wp:posOffset>-2214245</wp:posOffset>
                </wp:positionH>
                <wp:positionV relativeFrom="margin">
                  <wp:posOffset>4122420</wp:posOffset>
                </wp:positionV>
                <wp:extent cx="1645920" cy="122872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645920" cy="1228725"/>
                        </a:xfrm>
                        <a:prstGeom prst="rect">
                          <a:avLst/>
                        </a:prstGeom>
                        <a:noFill/>
                        <a:ln w="6350">
                          <a:noFill/>
                        </a:ln>
                      </wps:spPr>
                      <wps:txbx>
                        <w:txbxContent>
                          <w:p w14:paraId="78019130" w14:textId="77777777" w:rsidR="003C6A84" w:rsidRPr="00B765BF" w:rsidRDefault="003C6A84" w:rsidP="007D599F">
                            <w:pPr>
                              <w:ind w:left="0"/>
                              <w:rPr>
                                <w:rFonts w:ascii="DINOT-Bold" w:hAnsi="DINOT-Bold" w:cstheme="minorHAnsi"/>
                                <w:color w:val="ED0677"/>
                                <w:sz w:val="20"/>
                                <w:szCs w:val="20"/>
                              </w:rPr>
                            </w:pPr>
                            <w:r w:rsidRPr="00B765BF">
                              <w:rPr>
                                <w:rFonts w:ascii="DINOT-Bold" w:hAnsi="DINOT-Bold" w:cstheme="minorHAnsi"/>
                                <w:color w:val="ED0677"/>
                                <w:sz w:val="20"/>
                                <w:szCs w:val="20"/>
                              </w:rPr>
                              <w:t>Note</w:t>
                            </w:r>
                          </w:p>
                          <w:p w14:paraId="003CF470" w14:textId="16D71203" w:rsidR="003C6A84" w:rsidRPr="00B765BF" w:rsidRDefault="003C6A84" w:rsidP="007D599F">
                            <w:pPr>
                              <w:ind w:left="0"/>
                              <w:rPr>
                                <w:rFonts w:ascii="DINOT-Extlight" w:hAnsi="DINOT-Extlight"/>
                                <w:sz w:val="20"/>
                                <w:szCs w:val="20"/>
                              </w:rPr>
                            </w:pPr>
                            <w:r w:rsidRPr="00923EEB">
                              <w:rPr>
                                <w:rFonts w:ascii="DINOT" w:hAnsi="DINOT" w:cstheme="minorHAnsi"/>
                                <w:sz w:val="20"/>
                                <w:szCs w:val="20"/>
                              </w:rPr>
                              <w:t>If the model will be coated, it is very important to remove prominent defects before starting the coating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3FDAC" id="Text Box 54" o:spid="_x0000_s1033" type="#_x0000_t202" style="position:absolute;margin-left:-174.35pt;margin-top:324.6pt;width:129.6pt;height:96.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" filled="f" stroked="f" strokeweight=".5pt">
                <v:textbox>
                  <w:txbxContent>
                    <w:p w14:paraId="78019130" w14:textId="77777777" w:rsidR="003C6A84" w:rsidRPr="00B765BF" w:rsidRDefault="003C6A84" w:rsidP="007D599F">
                      <w:pPr>
                        <w:ind w:left="0"/>
                        <w:rPr>
                          <w:rFonts w:ascii="DINOT-Bold" w:hAnsi="DINOT-Bold" w:cstheme="minorHAnsi"/>
                          <w:color w:val="ED0677"/>
                          <w:sz w:val="20"/>
                          <w:szCs w:val="20"/>
                        </w:rPr>
                      </w:pPr>
                      <w:r w:rsidRPr="00B765BF">
                        <w:rPr>
                          <w:rFonts w:ascii="DINOT-Bold" w:hAnsi="DINOT-Bold" w:cstheme="minorHAnsi"/>
                          <w:color w:val="ED0677"/>
                          <w:sz w:val="20"/>
                          <w:szCs w:val="20"/>
                        </w:rPr>
                        <w:t>Note</w:t>
                      </w:r>
                    </w:p>
                    <w:p w14:paraId="003CF470" w14:textId="16D71203" w:rsidR="003C6A84" w:rsidRPr="00B765BF" w:rsidRDefault="003C6A84" w:rsidP="007D599F">
                      <w:pPr>
                        <w:ind w:left="0"/>
                        <w:rPr>
                          <w:rFonts w:ascii="DINOT-Extlight" w:hAnsi="DINOT-Extlight"/>
                          <w:sz w:val="20"/>
                          <w:szCs w:val="20"/>
                        </w:rPr>
                      </w:pPr>
                      <w:r w:rsidRPr="00923EEB">
                        <w:rPr>
                          <w:rFonts w:ascii="DINOT" w:hAnsi="DINOT" w:cstheme="minorHAnsi"/>
                          <w:sz w:val="20"/>
                          <w:szCs w:val="20"/>
                        </w:rPr>
                        <w:t>If the model will be coated, it is very important to remove prominent defects before starting the coating process.</w:t>
                      </w:r>
                    </w:p>
                  </w:txbxContent>
                </v:textbox>
                <w10:wrap anchory="margin"/>
                <w10:anchorlock/>
              </v:shape>
            </w:pict>
          </mc:Fallback>
        </mc:AlternateContent>
      </w:r>
      <w:r w:rsidR="00C62B0A" w:rsidRPr="00C62B0A">
        <w:rPr>
          <w:rFonts w:ascii="DINOT-Extlight" w:hAnsi="DINOT-Extlight" w:cstheme="minorHAnsi"/>
          <w:sz w:val="20"/>
          <w:szCs w:val="20"/>
        </w:rPr>
        <w:t>The brim is usually located on both sides of the model wall, on the inside and outside of the model. However, only the outside brim needs to be removed.  The internal brim should be kept as the increased surface area makes it easier to glue model parts together.</w:t>
      </w:r>
      <w:r w:rsidR="00C62B0A">
        <w:rPr>
          <w:rFonts w:ascii="DINOT-Extlight" w:hAnsi="DINOT-Extlight" w:cstheme="minorHAnsi"/>
          <w:sz w:val="20"/>
          <w:szCs w:val="20"/>
        </w:rPr>
        <w:t xml:space="preserve"> </w:t>
      </w:r>
      <w:r w:rsidR="00C62B0A">
        <w:rPr>
          <w:rFonts w:ascii="DINOT-Extlight" w:hAnsi="DINOT-Extlight" w:cstheme="minorHAnsi"/>
          <w:i/>
          <w:iCs/>
          <w:sz w:val="20"/>
          <w:szCs w:val="20"/>
        </w:rPr>
        <w:t xml:space="preserve">See </w:t>
      </w:r>
      <w:r w:rsidR="00346A3B">
        <w:rPr>
          <w:rFonts w:ascii="DINOT-Extlight" w:hAnsi="DINOT-Extlight" w:cstheme="minorHAnsi"/>
          <w:i/>
          <w:iCs/>
          <w:sz w:val="20"/>
          <w:szCs w:val="20"/>
        </w:rPr>
        <w:t>f</w:t>
      </w:r>
      <w:r w:rsidR="00C62B0A">
        <w:rPr>
          <w:rFonts w:ascii="DINOT-Extlight" w:hAnsi="DINOT-Extlight" w:cstheme="minorHAnsi"/>
          <w:i/>
          <w:iCs/>
          <w:sz w:val="20"/>
          <w:szCs w:val="20"/>
        </w:rPr>
        <w:t xml:space="preserve">igure </w:t>
      </w:r>
      <w:r w:rsidR="00317BA4">
        <w:rPr>
          <w:rFonts w:ascii="DINOT-Extlight" w:hAnsi="DINOT-Extlight" w:cstheme="minorHAnsi"/>
          <w:i/>
          <w:iCs/>
          <w:sz w:val="20"/>
          <w:szCs w:val="20"/>
        </w:rPr>
        <w:t>3</w:t>
      </w:r>
      <w:ins w:id="90" w:author="Louis Gordon" w:date="2017-12-12T12:45:00Z">
        <w:r w:rsidR="009F6B43">
          <w:rPr>
            <w:rFonts w:ascii="DINOT-Extlight" w:hAnsi="DINOT-Extlight" w:cstheme="minorHAnsi"/>
            <w:i/>
            <w:iCs/>
            <w:sz w:val="20"/>
            <w:szCs w:val="20"/>
          </w:rPr>
          <w:t>.</w:t>
        </w:r>
      </w:ins>
    </w:p>
    <w:p w14:paraId="20DCD95F" w14:textId="04B81A52" w:rsidR="00317BA4" w:rsidRPr="00C62B0A" w:rsidRDefault="00317BA4" w:rsidP="00C62B0A">
      <w:pPr>
        <w:spacing w:line="320" w:lineRule="exact"/>
        <w:ind w:left="0"/>
        <w:rPr>
          <w:rFonts w:ascii="DINOT-Extlight" w:hAnsi="DINOT-Extlight" w:cstheme="minorHAnsi"/>
          <w:i/>
          <w:iCs/>
          <w:sz w:val="20"/>
          <w:szCs w:val="20"/>
        </w:rPr>
      </w:pPr>
    </w:p>
    <w:p w14:paraId="5C1A0A20" w14:textId="0381E17C" w:rsidR="00317BA4" w:rsidRDefault="00317BA4">
      <w:pPr>
        <w:spacing w:before="0" w:after="160"/>
        <w:ind w:left="0"/>
        <w:rPr>
          <w:rFonts w:ascii="DINOT-Extlight" w:hAnsi="DINOT-Extlight" w:cstheme="minorHAnsi"/>
          <w:sz w:val="20"/>
          <w:szCs w:val="20"/>
        </w:rPr>
      </w:pPr>
      <w:r>
        <w:rPr>
          <w:b/>
          <w:bCs/>
          <w:noProof/>
          <w:color w:val="ED7D31" w:themeColor="accent2"/>
        </w:rPr>
        <w:drawing>
          <wp:anchor distT="0" distB="0" distL="114300" distR="114300" simplePos="0" relativeHeight="251749376" behindDoc="0" locked="0" layoutInCell="1" allowOverlap="1" wp14:anchorId="655565E2" wp14:editId="0CB3F255">
            <wp:simplePos x="0" y="0"/>
            <wp:positionH relativeFrom="margin">
              <wp:posOffset>0</wp:posOffset>
            </wp:positionH>
            <wp:positionV relativeFrom="paragraph">
              <wp:posOffset>91662</wp:posOffset>
            </wp:positionV>
            <wp:extent cx="3556000" cy="2000250"/>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71107_11014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56000" cy="2000250"/>
                    </a:xfrm>
                    <a:prstGeom prst="rect">
                      <a:avLst/>
                    </a:prstGeom>
                  </pic:spPr>
                </pic:pic>
              </a:graphicData>
            </a:graphic>
          </wp:anchor>
        </w:drawing>
      </w:r>
    </w:p>
    <w:p w14:paraId="0F9506F1" w14:textId="4181E4DD" w:rsidR="00317BA4" w:rsidRDefault="00317BA4">
      <w:pPr>
        <w:spacing w:before="0" w:after="160"/>
        <w:ind w:left="0"/>
        <w:rPr>
          <w:rFonts w:ascii="DINOT-Extlight" w:hAnsi="DINOT-Extlight" w:cstheme="minorHAnsi"/>
          <w:sz w:val="20"/>
          <w:szCs w:val="20"/>
        </w:rPr>
      </w:pPr>
    </w:p>
    <w:p w14:paraId="44BDB7E9" w14:textId="7606CB84" w:rsidR="00317BA4" w:rsidRDefault="00317BA4">
      <w:pPr>
        <w:spacing w:before="0" w:after="160"/>
        <w:ind w:left="0"/>
        <w:rPr>
          <w:rFonts w:ascii="DINOT-Extlight" w:hAnsi="DINOT-Extlight" w:cstheme="minorHAnsi"/>
          <w:sz w:val="20"/>
          <w:szCs w:val="20"/>
        </w:rPr>
      </w:pPr>
    </w:p>
    <w:p w14:paraId="5A679A5D" w14:textId="24A568D2" w:rsidR="00317BA4" w:rsidRDefault="00317BA4">
      <w:pPr>
        <w:spacing w:before="0" w:after="160"/>
        <w:ind w:left="0"/>
        <w:rPr>
          <w:rFonts w:ascii="DINOT-Extlight" w:hAnsi="DINOT-Extlight" w:cstheme="minorHAnsi"/>
          <w:sz w:val="20"/>
          <w:szCs w:val="20"/>
        </w:rPr>
      </w:pPr>
    </w:p>
    <w:p w14:paraId="2340F48F" w14:textId="7B106305" w:rsidR="00317BA4" w:rsidRDefault="00317BA4">
      <w:pPr>
        <w:spacing w:before="0" w:after="160"/>
        <w:ind w:left="0"/>
        <w:rPr>
          <w:rFonts w:ascii="DINOT-Extlight" w:hAnsi="DINOT-Extlight" w:cstheme="minorHAnsi"/>
          <w:sz w:val="20"/>
          <w:szCs w:val="20"/>
        </w:rPr>
      </w:pPr>
    </w:p>
    <w:p w14:paraId="6A6B35E3" w14:textId="6E2B0123" w:rsidR="00317BA4" w:rsidRDefault="00317BA4">
      <w:pPr>
        <w:spacing w:before="0" w:after="160"/>
        <w:ind w:left="0"/>
        <w:rPr>
          <w:rFonts w:ascii="DINOT-Extlight" w:hAnsi="DINOT-Extlight" w:cstheme="minorHAnsi"/>
          <w:sz w:val="20"/>
          <w:szCs w:val="20"/>
        </w:rPr>
      </w:pPr>
    </w:p>
    <w:p w14:paraId="72D5A480" w14:textId="6452BE8B" w:rsidR="00317BA4" w:rsidRDefault="00317BA4">
      <w:pPr>
        <w:spacing w:before="0" w:after="160"/>
        <w:ind w:left="0"/>
        <w:rPr>
          <w:rFonts w:ascii="DINOT-Extlight" w:hAnsi="DINOT-Extlight" w:cstheme="minorHAnsi"/>
          <w:sz w:val="20"/>
          <w:szCs w:val="20"/>
        </w:rPr>
      </w:pPr>
    </w:p>
    <w:p w14:paraId="46450051" w14:textId="77777777" w:rsidR="00317BA4" w:rsidRDefault="00317BA4">
      <w:pPr>
        <w:spacing w:before="0" w:after="160"/>
        <w:ind w:left="0"/>
        <w:rPr>
          <w:rFonts w:ascii="DINOT-Extlight" w:hAnsi="DINOT-Extlight" w:cstheme="minorHAnsi"/>
          <w:sz w:val="20"/>
          <w:szCs w:val="20"/>
        </w:rPr>
      </w:pPr>
    </w:p>
    <w:p w14:paraId="12BE368C" w14:textId="5E5F84EE" w:rsidR="00317BA4" w:rsidRDefault="00317BA4">
      <w:pPr>
        <w:spacing w:before="0" w:after="160"/>
        <w:ind w:left="0"/>
        <w:rPr>
          <w:rFonts w:ascii="DINOT-Extlight" w:hAnsi="DINOT-Extlight" w:cstheme="minorHAnsi"/>
          <w:sz w:val="20"/>
          <w:szCs w:val="20"/>
        </w:rPr>
      </w:pPr>
      <w:r>
        <w:rPr>
          <w:noProof/>
        </w:rPr>
        <mc:AlternateContent>
          <mc:Choice Requires="wps">
            <w:drawing>
              <wp:anchor distT="0" distB="0" distL="114300" distR="114300" simplePos="0" relativeHeight="251751424" behindDoc="0" locked="1" layoutInCell="1" allowOverlap="1" wp14:anchorId="117B87AA" wp14:editId="73F3657F">
                <wp:simplePos x="0" y="0"/>
                <wp:positionH relativeFrom="margin">
                  <wp:posOffset>0</wp:posOffset>
                </wp:positionH>
                <wp:positionV relativeFrom="page">
                  <wp:posOffset>6321425</wp:posOffset>
                </wp:positionV>
                <wp:extent cx="880745" cy="36322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880745" cy="363220"/>
                        </a:xfrm>
                        <a:prstGeom prst="rect">
                          <a:avLst/>
                        </a:prstGeom>
                        <a:noFill/>
                        <a:ln w="6350">
                          <a:noFill/>
                        </a:ln>
                      </wps:spPr>
                      <wps:txbx>
                        <w:txbxContent>
                          <w:p w14:paraId="05C714E4" w14:textId="4B0CDA89" w:rsidR="003C6A84" w:rsidRPr="0009634D" w:rsidRDefault="003C6A84" w:rsidP="00317BA4">
                            <w:pPr>
                              <w:spacing w:before="0" w:after="0"/>
                              <w:ind w:left="0"/>
                              <w:rPr>
                                <w:rFonts w:ascii="DINOT-Extlight" w:hAnsi="DINOT-Extlight" w:cstheme="minorHAnsi"/>
                                <w:b/>
                                <w:bCs/>
                                <w:i/>
                                <w:iCs/>
                                <w:sz w:val="20"/>
                                <w:szCs w:val="20"/>
                              </w:rPr>
                            </w:pPr>
                            <w:r w:rsidRPr="0009634D">
                              <w:rPr>
                                <w:rFonts w:ascii="DINOT-Extlight" w:hAnsi="DINOT-Extlight" w:cstheme="minorHAnsi"/>
                                <w:b/>
                                <w:bCs/>
                                <w:i/>
                                <w:iCs/>
                                <w:sz w:val="20"/>
                                <w:szCs w:val="20"/>
                              </w:rPr>
                              <w:t xml:space="preserve">Figure </w:t>
                            </w:r>
                            <w:r>
                              <w:rPr>
                                <w:rFonts w:ascii="DINOT-Extlight" w:hAnsi="DINOT-Extlight" w:cstheme="minorHAnsi"/>
                                <w:b/>
                                <w:bCs/>
                                <w:i/>
                                <w:iCs/>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B87AA" id="Text Box 25" o:spid="_x0000_s1034" type="#_x0000_t202" style="position:absolute;margin-left:0;margin-top:497.75pt;width:69.35pt;height:28.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" filled="f" stroked="f" strokeweight=".5pt">
                <v:textbox>
                  <w:txbxContent>
                    <w:p w14:paraId="05C714E4" w14:textId="4B0CDA89" w:rsidR="003C6A84" w:rsidRPr="0009634D" w:rsidRDefault="003C6A84" w:rsidP="00317BA4">
                      <w:pPr>
                        <w:spacing w:before="0" w:after="0"/>
                        <w:ind w:left="0"/>
                        <w:rPr>
                          <w:rFonts w:ascii="DINOT-Extlight" w:hAnsi="DINOT-Extlight" w:cstheme="minorHAnsi"/>
                          <w:b/>
                          <w:bCs/>
                          <w:i/>
                          <w:iCs/>
                          <w:sz w:val="20"/>
                          <w:szCs w:val="20"/>
                        </w:rPr>
                      </w:pPr>
                      <w:r w:rsidRPr="0009634D">
                        <w:rPr>
                          <w:rFonts w:ascii="DINOT-Extlight" w:hAnsi="DINOT-Extlight" w:cstheme="minorHAnsi"/>
                          <w:b/>
                          <w:bCs/>
                          <w:i/>
                          <w:iCs/>
                          <w:sz w:val="20"/>
                          <w:szCs w:val="20"/>
                        </w:rPr>
                        <w:t xml:space="preserve">Figure </w:t>
                      </w:r>
                      <w:r>
                        <w:rPr>
                          <w:rFonts w:ascii="DINOT-Extlight" w:hAnsi="DINOT-Extlight" w:cstheme="minorHAnsi"/>
                          <w:b/>
                          <w:bCs/>
                          <w:i/>
                          <w:iCs/>
                          <w:sz w:val="20"/>
                          <w:szCs w:val="20"/>
                        </w:rPr>
                        <w:t>3</w:t>
                      </w:r>
                    </w:p>
                  </w:txbxContent>
                </v:textbox>
                <w10:wrap anchorx="margin" anchory="page"/>
                <w10:anchorlock/>
              </v:shape>
            </w:pict>
          </mc:Fallback>
        </mc:AlternateContent>
      </w:r>
      <w:r>
        <w:rPr>
          <w:rFonts w:ascii="DINOT-Extlight" w:hAnsi="DINOT-Extlight" w:cstheme="minorHAnsi"/>
          <w:sz w:val="20"/>
          <w:szCs w:val="20"/>
        </w:rPr>
        <w:br w:type="page"/>
      </w:r>
    </w:p>
    <w:p w14:paraId="4AC87B42" w14:textId="324E2DC6" w:rsidR="00A72A20" w:rsidRDefault="00A72A20" w:rsidP="00A72A20">
      <w:pPr>
        <w:spacing w:line="320" w:lineRule="exact"/>
        <w:ind w:left="0"/>
        <w:rPr>
          <w:rFonts w:ascii="DINOT-Extlight" w:hAnsi="DINOT-Extlight" w:cstheme="minorHAnsi"/>
          <w:sz w:val="20"/>
          <w:szCs w:val="20"/>
        </w:rPr>
      </w:pPr>
      <w:bookmarkStart w:id="91" w:name="_Toc496518143"/>
      <w:r w:rsidRPr="00A72A20">
        <w:rPr>
          <w:rFonts w:ascii="DINOT-Extlight" w:hAnsi="DINOT-Extlight" w:cstheme="minorHAnsi"/>
          <w:sz w:val="20"/>
          <w:szCs w:val="20"/>
        </w:rPr>
        <w:lastRenderedPageBreak/>
        <w:t>A</w:t>
      </w:r>
      <w:r w:rsidR="00E13BA0" w:rsidRPr="00E65A00">
        <w:rPr>
          <w:noProof/>
        </w:rPr>
        <mc:AlternateContent>
          <mc:Choice Requires="wps">
            <w:drawing>
              <wp:anchor distT="0" distB="0" distL="114300" distR="114300" simplePos="0" relativeHeight="251761664" behindDoc="0" locked="1" layoutInCell="1" allowOverlap="1" wp14:anchorId="45A5A101" wp14:editId="140A6B3E">
                <wp:simplePos x="0" y="0"/>
                <wp:positionH relativeFrom="column">
                  <wp:posOffset>-250825</wp:posOffset>
                </wp:positionH>
                <wp:positionV relativeFrom="page">
                  <wp:posOffset>1553845</wp:posOffset>
                </wp:positionV>
                <wp:extent cx="45720" cy="7534275"/>
                <wp:effectExtent l="0" t="0" r="30480" b="28575"/>
                <wp:wrapNone/>
                <wp:docPr id="34" name="Straight Connector 34"/>
                <wp:cNvGraphicFramePr/>
                <a:graphic xmlns:a="http://schemas.openxmlformats.org/drawingml/2006/main">
                  <a:graphicData uri="http://schemas.microsoft.com/office/word/2010/wordprocessingShape">
                    <wps:wsp>
                      <wps:cNvCnPr/>
                      <wps:spPr>
                        <a:xfrm>
                          <a:off x="0" y="0"/>
                          <a:ext cx="45720" cy="7534275"/>
                        </a:xfrm>
                        <a:prstGeom prst="line">
                          <a:avLst/>
                        </a:prstGeom>
                        <a:ln>
                          <a:solidFill>
                            <a:srgbClr val="A4A4A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BA15D1" id="Straight Connector 34"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9.75pt,122.35pt" to="-16.15pt,7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" strokecolor="#a4a4a7" strokeweight=".5pt">
                <v:stroke joinstyle="miter"/>
                <w10:wrap anchory="page"/>
                <w10:anchorlock/>
              </v:line>
            </w:pict>
          </mc:Fallback>
        </mc:AlternateContent>
      </w:r>
      <w:r w:rsidRPr="00A72A20">
        <w:rPr>
          <w:rFonts w:ascii="DINOT-Extlight" w:hAnsi="DINOT-Extlight" w:cstheme="minorHAnsi"/>
          <w:sz w:val="20"/>
          <w:szCs w:val="20"/>
        </w:rPr>
        <w:t xml:space="preserve">fter removing the brim with a cutter, the area should be sanded with an orbital sander or </w:t>
      </w:r>
      <w:del w:id="92" w:author="Louis Gordon" w:date="2017-12-12T12:45:00Z">
        <w:r w:rsidRPr="00A72A20" w:rsidDel="009F6B43">
          <w:rPr>
            <w:rFonts w:ascii="DINOT-Extlight" w:hAnsi="DINOT-Extlight" w:cstheme="minorHAnsi"/>
            <w:sz w:val="20"/>
            <w:szCs w:val="20"/>
          </w:rPr>
          <w:delText xml:space="preserve">a </w:delText>
        </w:r>
      </w:del>
      <w:r w:rsidRPr="00A72A20">
        <w:rPr>
          <w:rFonts w:ascii="DINOT-Extlight" w:hAnsi="DINOT-Extlight" w:cstheme="minorHAnsi"/>
          <w:sz w:val="20"/>
          <w:szCs w:val="20"/>
        </w:rPr>
        <w:t xml:space="preserve">file. If the surface is very complex, you may want to heat the area with a fan and cut the brim with a sharp NT cutter knife. </w:t>
      </w:r>
      <w:r w:rsidRPr="00A72A20">
        <w:rPr>
          <w:rFonts w:ascii="DINOT-Extlight" w:hAnsi="DINOT-Extlight" w:cstheme="minorHAnsi"/>
          <w:i/>
          <w:iCs/>
          <w:sz w:val="20"/>
          <w:szCs w:val="20"/>
        </w:rPr>
        <w:t xml:space="preserve">See </w:t>
      </w:r>
      <w:r w:rsidR="00BE5C23">
        <w:rPr>
          <w:rFonts w:ascii="DINOT-Extlight" w:hAnsi="DINOT-Extlight" w:cstheme="minorHAnsi"/>
          <w:i/>
          <w:iCs/>
          <w:sz w:val="20"/>
          <w:szCs w:val="20"/>
        </w:rPr>
        <w:t>f</w:t>
      </w:r>
      <w:r w:rsidRPr="00A72A20">
        <w:rPr>
          <w:rFonts w:ascii="DINOT-Extlight" w:hAnsi="DINOT-Extlight" w:cstheme="minorHAnsi"/>
          <w:i/>
          <w:iCs/>
          <w:sz w:val="20"/>
          <w:szCs w:val="20"/>
        </w:rPr>
        <w:t xml:space="preserve">igures </w:t>
      </w:r>
      <w:r>
        <w:rPr>
          <w:rFonts w:ascii="DINOT-Extlight" w:hAnsi="DINOT-Extlight" w:cstheme="minorHAnsi"/>
          <w:i/>
          <w:iCs/>
          <w:sz w:val="20"/>
          <w:szCs w:val="20"/>
        </w:rPr>
        <w:t>4</w:t>
      </w:r>
      <w:r w:rsidRPr="00A72A20">
        <w:rPr>
          <w:rFonts w:ascii="DINOT-Extlight" w:hAnsi="DINOT-Extlight" w:cstheme="minorHAnsi"/>
          <w:i/>
          <w:iCs/>
          <w:sz w:val="20"/>
          <w:szCs w:val="20"/>
        </w:rPr>
        <w:t>-</w:t>
      </w:r>
      <w:r>
        <w:rPr>
          <w:rFonts w:ascii="DINOT-Extlight" w:hAnsi="DINOT-Extlight" w:cstheme="minorHAnsi"/>
          <w:i/>
          <w:iCs/>
          <w:sz w:val="20"/>
          <w:szCs w:val="20"/>
        </w:rPr>
        <w:t>6</w:t>
      </w:r>
      <w:r w:rsidRPr="00A72A20">
        <w:rPr>
          <w:rFonts w:ascii="DINOT-Extlight" w:hAnsi="DINOT-Extlight" w:cstheme="minorHAnsi"/>
          <w:sz w:val="20"/>
          <w:szCs w:val="20"/>
        </w:rPr>
        <w:t>.</w:t>
      </w:r>
    </w:p>
    <w:p w14:paraId="64E06962" w14:textId="62C2AFBF" w:rsidR="00A72A20" w:rsidRDefault="00E13BA0" w:rsidP="00A72A20">
      <w:pPr>
        <w:spacing w:line="320" w:lineRule="exact"/>
        <w:ind w:left="0"/>
        <w:rPr>
          <w:rFonts w:ascii="DINOT-Extlight" w:hAnsi="DINOT-Extlight" w:cstheme="minorHAnsi"/>
          <w:sz w:val="20"/>
          <w:szCs w:val="20"/>
        </w:rPr>
      </w:pPr>
      <w:r>
        <w:rPr>
          <w:b/>
          <w:bCs/>
          <w:noProof/>
          <w:color w:val="ED7D31" w:themeColor="accent2"/>
        </w:rPr>
        <w:drawing>
          <wp:anchor distT="0" distB="0" distL="114300" distR="114300" simplePos="0" relativeHeight="251755520" behindDoc="0" locked="0" layoutInCell="1" allowOverlap="1" wp14:anchorId="05FFA825" wp14:editId="53FB885C">
            <wp:simplePos x="0" y="0"/>
            <wp:positionH relativeFrom="margin">
              <wp:align>left</wp:align>
            </wp:positionH>
            <wp:positionV relativeFrom="paragraph">
              <wp:posOffset>209550</wp:posOffset>
            </wp:positionV>
            <wp:extent cx="2357120" cy="1571412"/>
            <wp:effectExtent l="0" t="0" r="508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71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57120" cy="1571412"/>
                    </a:xfrm>
                    <a:prstGeom prst="rect">
                      <a:avLst/>
                    </a:prstGeom>
                  </pic:spPr>
                </pic:pic>
              </a:graphicData>
            </a:graphic>
          </wp:anchor>
        </w:drawing>
      </w:r>
    </w:p>
    <w:p w14:paraId="1799019D" w14:textId="411EE85D" w:rsidR="00E13BA0" w:rsidRDefault="00E13BA0" w:rsidP="00A72A20">
      <w:pPr>
        <w:spacing w:line="320" w:lineRule="exact"/>
        <w:ind w:left="0"/>
        <w:rPr>
          <w:rFonts w:ascii="DINOT-Extlight" w:hAnsi="DINOT-Extlight" w:cstheme="minorHAnsi"/>
          <w:sz w:val="20"/>
          <w:szCs w:val="20"/>
        </w:rPr>
      </w:pPr>
    </w:p>
    <w:p w14:paraId="48733CB4" w14:textId="6C1EA80D" w:rsidR="00E13BA0" w:rsidRDefault="00E13BA0" w:rsidP="00A72A20">
      <w:pPr>
        <w:spacing w:line="320" w:lineRule="exact"/>
        <w:ind w:left="0"/>
        <w:rPr>
          <w:rFonts w:ascii="DINOT-Extlight" w:hAnsi="DINOT-Extlight" w:cstheme="minorHAnsi"/>
          <w:sz w:val="20"/>
          <w:szCs w:val="20"/>
        </w:rPr>
      </w:pPr>
    </w:p>
    <w:p w14:paraId="6F21DAC7" w14:textId="44A2E5BE" w:rsidR="00E13BA0" w:rsidRDefault="00E13BA0" w:rsidP="00A72A20">
      <w:pPr>
        <w:spacing w:line="320" w:lineRule="exact"/>
        <w:ind w:left="0"/>
        <w:rPr>
          <w:rFonts w:ascii="DINOT-Extlight" w:hAnsi="DINOT-Extlight" w:cstheme="minorHAnsi"/>
          <w:sz w:val="20"/>
          <w:szCs w:val="20"/>
        </w:rPr>
      </w:pPr>
    </w:p>
    <w:p w14:paraId="38548849" w14:textId="11C848BC" w:rsidR="00E13BA0" w:rsidRDefault="00E13BA0" w:rsidP="00A72A20">
      <w:pPr>
        <w:spacing w:line="320" w:lineRule="exact"/>
        <w:ind w:left="0"/>
        <w:rPr>
          <w:rFonts w:ascii="DINOT-Extlight" w:hAnsi="DINOT-Extlight" w:cstheme="minorHAnsi"/>
          <w:sz w:val="20"/>
          <w:szCs w:val="20"/>
        </w:rPr>
      </w:pPr>
    </w:p>
    <w:p w14:paraId="0213E316" w14:textId="055842C9" w:rsidR="00E13BA0" w:rsidRPr="00E13BA0" w:rsidRDefault="00E13BA0" w:rsidP="00E13BA0">
      <w:pPr>
        <w:ind w:left="360"/>
        <w:rPr>
          <w:rFonts w:ascii="DINOT-Extlight" w:hAnsi="DINOT-Extlight" w:cstheme="minorHAnsi"/>
          <w:b/>
          <w:bCs/>
          <w:i/>
          <w:iCs/>
          <w:sz w:val="20"/>
          <w:szCs w:val="20"/>
        </w:rPr>
      </w:pPr>
      <w:r w:rsidRPr="00E13BA0">
        <w:rPr>
          <w:rFonts w:ascii="DINOT-Extlight" w:hAnsi="DINOT-Extlight" w:cstheme="minorHAnsi"/>
          <w:b/>
          <w:bCs/>
          <w:i/>
          <w:iCs/>
          <w:sz w:val="20"/>
          <w:szCs w:val="20"/>
        </w:rPr>
        <w:t>Figure</w:t>
      </w:r>
      <w:r>
        <w:rPr>
          <w:rFonts w:ascii="DINOT-Extlight" w:hAnsi="DINOT-Extlight" w:cstheme="minorHAnsi"/>
          <w:b/>
          <w:bCs/>
          <w:i/>
          <w:iCs/>
          <w:sz w:val="20"/>
          <w:szCs w:val="20"/>
        </w:rPr>
        <w:t xml:space="preserve"> 4</w:t>
      </w:r>
      <w:r w:rsidRPr="00E13BA0">
        <w:rPr>
          <w:rFonts w:ascii="DINOT-Extlight" w:hAnsi="DINOT-Extlight" w:cstheme="minorHAnsi"/>
          <w:b/>
          <w:bCs/>
          <w:i/>
          <w:iCs/>
          <w:sz w:val="20"/>
          <w:szCs w:val="20"/>
        </w:rPr>
        <w:t>: Removing the brim with a cutter.</w:t>
      </w:r>
    </w:p>
    <w:p w14:paraId="0EBD40EA" w14:textId="75B1727E" w:rsidR="00E13BA0" w:rsidRDefault="00E13BA0" w:rsidP="00A72A20">
      <w:pPr>
        <w:spacing w:line="320" w:lineRule="exact"/>
        <w:ind w:left="0"/>
        <w:rPr>
          <w:rFonts w:ascii="DINOT-Extlight" w:hAnsi="DINOT-Extlight" w:cstheme="minorHAnsi"/>
          <w:sz w:val="20"/>
          <w:szCs w:val="20"/>
        </w:rPr>
      </w:pPr>
      <w:r>
        <w:rPr>
          <w:b/>
          <w:bCs/>
          <w:noProof/>
          <w:color w:val="ED7D31" w:themeColor="accent2"/>
        </w:rPr>
        <w:drawing>
          <wp:anchor distT="0" distB="0" distL="114300" distR="114300" simplePos="0" relativeHeight="251757568" behindDoc="0" locked="0" layoutInCell="1" allowOverlap="1" wp14:anchorId="33824BC1" wp14:editId="28A0E7E2">
            <wp:simplePos x="0" y="0"/>
            <wp:positionH relativeFrom="column">
              <wp:posOffset>0</wp:posOffset>
            </wp:positionH>
            <wp:positionV relativeFrom="paragraph">
              <wp:posOffset>275590</wp:posOffset>
            </wp:positionV>
            <wp:extent cx="2376170" cy="1583690"/>
            <wp:effectExtent l="0" t="0" r="508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71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76170" cy="1583690"/>
                    </a:xfrm>
                    <a:prstGeom prst="rect">
                      <a:avLst/>
                    </a:prstGeom>
                  </pic:spPr>
                </pic:pic>
              </a:graphicData>
            </a:graphic>
          </wp:anchor>
        </w:drawing>
      </w:r>
    </w:p>
    <w:p w14:paraId="0E8AB6B2" w14:textId="7FB94A52" w:rsidR="00E13BA0" w:rsidRDefault="00E13BA0" w:rsidP="00A72A20">
      <w:pPr>
        <w:spacing w:line="320" w:lineRule="exact"/>
        <w:ind w:left="0"/>
        <w:rPr>
          <w:rFonts w:ascii="DINOT-Extlight" w:hAnsi="DINOT-Extlight" w:cstheme="minorHAnsi"/>
          <w:sz w:val="20"/>
          <w:szCs w:val="20"/>
        </w:rPr>
      </w:pPr>
    </w:p>
    <w:p w14:paraId="026517D7" w14:textId="4749986F" w:rsidR="00E13BA0" w:rsidRDefault="00E13BA0" w:rsidP="00A72A20">
      <w:pPr>
        <w:spacing w:line="320" w:lineRule="exact"/>
        <w:ind w:left="0"/>
        <w:rPr>
          <w:rFonts w:ascii="DINOT-Extlight" w:hAnsi="DINOT-Extlight" w:cstheme="minorHAnsi"/>
          <w:sz w:val="20"/>
          <w:szCs w:val="20"/>
        </w:rPr>
      </w:pPr>
    </w:p>
    <w:p w14:paraId="6D69B25D" w14:textId="01C6B501" w:rsidR="00E13BA0" w:rsidRDefault="00E13BA0" w:rsidP="00A72A20">
      <w:pPr>
        <w:spacing w:line="320" w:lineRule="exact"/>
        <w:ind w:left="0"/>
        <w:rPr>
          <w:rFonts w:ascii="DINOT-Extlight" w:hAnsi="DINOT-Extlight" w:cstheme="minorHAnsi"/>
          <w:sz w:val="20"/>
          <w:szCs w:val="20"/>
        </w:rPr>
      </w:pPr>
    </w:p>
    <w:p w14:paraId="3F1A8FE6" w14:textId="33FE934B" w:rsidR="00E13BA0" w:rsidRDefault="00E13BA0" w:rsidP="00A72A20">
      <w:pPr>
        <w:spacing w:line="320" w:lineRule="exact"/>
        <w:ind w:left="0"/>
        <w:rPr>
          <w:rFonts w:ascii="DINOT-Extlight" w:hAnsi="DINOT-Extlight" w:cstheme="minorHAnsi"/>
          <w:sz w:val="20"/>
          <w:szCs w:val="20"/>
        </w:rPr>
      </w:pPr>
    </w:p>
    <w:p w14:paraId="48657A7D" w14:textId="5489909A" w:rsidR="00E13BA0" w:rsidRPr="00E13BA0" w:rsidRDefault="00E13BA0" w:rsidP="00A72A20">
      <w:pPr>
        <w:spacing w:line="320" w:lineRule="exact"/>
        <w:ind w:left="0"/>
        <w:rPr>
          <w:rFonts w:ascii="DINOT-Extlight" w:hAnsi="DINOT-Extlight" w:cstheme="minorHAnsi"/>
          <w:b/>
          <w:bCs/>
          <w:i/>
          <w:iCs/>
          <w:sz w:val="20"/>
          <w:szCs w:val="20"/>
        </w:rPr>
      </w:pPr>
      <w:commentRangeStart w:id="93"/>
      <w:r w:rsidRPr="00E13BA0">
        <w:rPr>
          <w:rFonts w:ascii="DINOT-Extlight" w:hAnsi="DINOT-Extlight" w:cstheme="minorHAnsi"/>
          <w:b/>
          <w:bCs/>
          <w:i/>
          <w:iCs/>
          <w:sz w:val="20"/>
          <w:szCs w:val="20"/>
        </w:rPr>
        <w:t xml:space="preserve">Figure </w:t>
      </w:r>
      <w:r>
        <w:rPr>
          <w:rFonts w:ascii="DINOT-Extlight" w:hAnsi="DINOT-Extlight" w:cstheme="minorHAnsi"/>
          <w:b/>
          <w:bCs/>
          <w:i/>
          <w:iCs/>
          <w:sz w:val="20"/>
          <w:szCs w:val="20"/>
        </w:rPr>
        <w:t xml:space="preserve">5: </w:t>
      </w:r>
      <w:r w:rsidRPr="00E13BA0">
        <w:rPr>
          <w:rFonts w:ascii="DINOT-Extlight" w:hAnsi="DINOT-Extlight" w:cstheme="minorHAnsi"/>
          <w:b/>
          <w:bCs/>
          <w:i/>
          <w:iCs/>
          <w:sz w:val="20"/>
          <w:szCs w:val="20"/>
        </w:rPr>
        <w:t>Removing the brim with an NT cutter knife.</w:t>
      </w:r>
      <w:commentRangeEnd w:id="93"/>
      <w:r w:rsidR="003C6A84">
        <w:rPr>
          <w:rStyle w:val="CommentReference"/>
        </w:rPr>
        <w:commentReference w:id="93"/>
      </w:r>
    </w:p>
    <w:p w14:paraId="0923333A" w14:textId="4892E83B" w:rsidR="00E13BA0" w:rsidRDefault="00E13BA0" w:rsidP="00A72A20">
      <w:pPr>
        <w:spacing w:line="320" w:lineRule="exact"/>
        <w:ind w:left="0"/>
        <w:rPr>
          <w:rFonts w:ascii="DINOT-Extlight" w:hAnsi="DINOT-Extlight" w:cstheme="minorHAnsi"/>
          <w:sz w:val="20"/>
          <w:szCs w:val="20"/>
        </w:rPr>
      </w:pPr>
      <w:r>
        <w:rPr>
          <w:b/>
          <w:bCs/>
          <w:noProof/>
          <w:color w:val="ED7D31" w:themeColor="accent2"/>
        </w:rPr>
        <w:drawing>
          <wp:anchor distT="0" distB="0" distL="114300" distR="114300" simplePos="0" relativeHeight="251759616" behindDoc="0" locked="0" layoutInCell="1" allowOverlap="1" wp14:anchorId="46E3EBA3" wp14:editId="30D39BA4">
            <wp:simplePos x="0" y="0"/>
            <wp:positionH relativeFrom="column">
              <wp:posOffset>0</wp:posOffset>
            </wp:positionH>
            <wp:positionV relativeFrom="paragraph">
              <wp:posOffset>285750</wp:posOffset>
            </wp:positionV>
            <wp:extent cx="2357120" cy="1571413"/>
            <wp:effectExtent l="0" t="0" r="508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739.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57120" cy="1571413"/>
                    </a:xfrm>
                    <a:prstGeom prst="rect">
                      <a:avLst/>
                    </a:prstGeom>
                  </pic:spPr>
                </pic:pic>
              </a:graphicData>
            </a:graphic>
          </wp:anchor>
        </w:drawing>
      </w:r>
    </w:p>
    <w:p w14:paraId="51C98ED6" w14:textId="7A478697" w:rsidR="00E13BA0" w:rsidRDefault="00E13BA0" w:rsidP="00A72A20">
      <w:pPr>
        <w:spacing w:line="320" w:lineRule="exact"/>
        <w:ind w:left="0"/>
        <w:rPr>
          <w:rFonts w:ascii="DINOT-Extlight" w:hAnsi="DINOT-Extlight" w:cstheme="minorHAnsi"/>
          <w:sz w:val="20"/>
          <w:szCs w:val="20"/>
        </w:rPr>
      </w:pPr>
    </w:p>
    <w:p w14:paraId="25033C7A" w14:textId="06B349A2" w:rsidR="00E13BA0" w:rsidRDefault="00E13BA0" w:rsidP="00A72A20">
      <w:pPr>
        <w:spacing w:line="320" w:lineRule="exact"/>
        <w:ind w:left="0"/>
        <w:rPr>
          <w:rFonts w:ascii="DINOT-Extlight" w:hAnsi="DINOT-Extlight" w:cstheme="minorHAnsi"/>
          <w:sz w:val="20"/>
          <w:szCs w:val="20"/>
        </w:rPr>
      </w:pPr>
    </w:p>
    <w:p w14:paraId="271C9150" w14:textId="7CF778CC" w:rsidR="00E13BA0" w:rsidRDefault="00E13BA0" w:rsidP="00A72A20">
      <w:pPr>
        <w:spacing w:line="320" w:lineRule="exact"/>
        <w:ind w:left="0"/>
        <w:rPr>
          <w:rFonts w:ascii="DINOT-Extlight" w:hAnsi="DINOT-Extlight" w:cstheme="minorHAnsi"/>
          <w:sz w:val="20"/>
          <w:szCs w:val="20"/>
        </w:rPr>
      </w:pPr>
    </w:p>
    <w:p w14:paraId="3CE22870" w14:textId="189EAE77" w:rsidR="00E13BA0" w:rsidRDefault="00E13BA0" w:rsidP="00A72A20">
      <w:pPr>
        <w:spacing w:line="320" w:lineRule="exact"/>
        <w:ind w:left="0"/>
        <w:rPr>
          <w:rFonts w:ascii="DINOT-Extlight" w:hAnsi="DINOT-Extlight" w:cstheme="minorHAnsi"/>
          <w:sz w:val="20"/>
          <w:szCs w:val="20"/>
        </w:rPr>
      </w:pPr>
    </w:p>
    <w:p w14:paraId="5B655014" w14:textId="533FA7D3" w:rsidR="00E13BA0" w:rsidRPr="00E13BA0" w:rsidRDefault="00E13BA0" w:rsidP="00E13BA0">
      <w:pPr>
        <w:spacing w:line="320" w:lineRule="exact"/>
        <w:ind w:left="0"/>
        <w:rPr>
          <w:rFonts w:ascii="DINOT-Extlight" w:hAnsi="DINOT-Extlight" w:cstheme="minorHAnsi"/>
          <w:b/>
          <w:bCs/>
          <w:i/>
          <w:iCs/>
          <w:sz w:val="20"/>
          <w:szCs w:val="20"/>
        </w:rPr>
      </w:pPr>
      <w:r w:rsidRPr="00E13BA0">
        <w:rPr>
          <w:rFonts w:ascii="DINOT-Extlight" w:hAnsi="DINOT-Extlight" w:cstheme="minorHAnsi"/>
          <w:b/>
          <w:bCs/>
          <w:i/>
          <w:iCs/>
          <w:sz w:val="20"/>
          <w:szCs w:val="20"/>
        </w:rPr>
        <w:t xml:space="preserve">Figure </w:t>
      </w:r>
      <w:r>
        <w:rPr>
          <w:rFonts w:ascii="DINOT-Extlight" w:hAnsi="DINOT-Extlight" w:cstheme="minorHAnsi"/>
          <w:b/>
          <w:bCs/>
          <w:i/>
          <w:iCs/>
          <w:sz w:val="20"/>
          <w:szCs w:val="20"/>
        </w:rPr>
        <w:t xml:space="preserve">6: </w:t>
      </w:r>
      <w:r w:rsidRPr="00E13BA0">
        <w:rPr>
          <w:rFonts w:ascii="DINOT-Extlight" w:hAnsi="DINOT-Extlight" w:cstheme="minorHAnsi"/>
          <w:b/>
          <w:bCs/>
          <w:i/>
          <w:iCs/>
          <w:sz w:val="20"/>
          <w:szCs w:val="20"/>
        </w:rPr>
        <w:t>Sanding with orbital sander after removing the brim.</w:t>
      </w:r>
    </w:p>
    <w:p w14:paraId="1A97B99D" w14:textId="5173AF05" w:rsidR="00E13BA0" w:rsidRDefault="00E13BA0" w:rsidP="00A72A20">
      <w:pPr>
        <w:spacing w:line="320" w:lineRule="exact"/>
        <w:ind w:left="0"/>
        <w:rPr>
          <w:rFonts w:ascii="DINOT-Extlight" w:hAnsi="DINOT-Extlight" w:cstheme="minorHAnsi"/>
          <w:sz w:val="20"/>
          <w:szCs w:val="20"/>
        </w:rPr>
      </w:pPr>
    </w:p>
    <w:p w14:paraId="5E0E3592" w14:textId="01FE3A19" w:rsidR="00E13BA0" w:rsidRDefault="00E13BA0" w:rsidP="00A72A20">
      <w:pPr>
        <w:spacing w:line="320" w:lineRule="exact"/>
        <w:ind w:left="0"/>
        <w:rPr>
          <w:rFonts w:ascii="DINOT-Extlight" w:hAnsi="DINOT-Extlight" w:cstheme="minorHAnsi"/>
          <w:sz w:val="20"/>
          <w:szCs w:val="20"/>
        </w:rPr>
      </w:pPr>
    </w:p>
    <w:p w14:paraId="110774C0" w14:textId="77777777" w:rsidR="00E13BA0" w:rsidRPr="00A72A20" w:rsidRDefault="00E13BA0" w:rsidP="00A72A20">
      <w:pPr>
        <w:spacing w:line="320" w:lineRule="exact"/>
        <w:ind w:left="0"/>
        <w:rPr>
          <w:rFonts w:ascii="DINOT-Extlight" w:hAnsi="DINOT-Extlight" w:cstheme="minorHAnsi"/>
          <w:sz w:val="20"/>
          <w:szCs w:val="20"/>
        </w:rPr>
      </w:pPr>
    </w:p>
    <w:bookmarkEnd w:id="91"/>
    <w:p w14:paraId="6B7ABDEB" w14:textId="77777777" w:rsidR="00E13BA0" w:rsidRDefault="00E13BA0">
      <w:pPr>
        <w:spacing w:before="0" w:after="160"/>
        <w:ind w:left="0"/>
        <w:rPr>
          <w:rFonts w:ascii="DINOT-Bold" w:eastAsia="Times New Roman" w:hAnsi="DINOT-Bold" w:cs="Courier"/>
          <w:noProof/>
          <w:color w:val="ED0677"/>
          <w:sz w:val="26"/>
          <w:szCs w:val="26"/>
          <w:lang w:bidi="ar-SA"/>
        </w:rPr>
      </w:pPr>
      <w:r>
        <w:br w:type="page"/>
      </w:r>
    </w:p>
    <w:p w14:paraId="5B334A7B" w14:textId="1EE7CFFC" w:rsidR="00D0527A" w:rsidRPr="00E72DB8" w:rsidRDefault="00E72DB8" w:rsidP="00E13BA0">
      <w:pPr>
        <w:pStyle w:val="Heading2NoNumber"/>
        <w:rPr>
          <w:rFonts w:ascii="DINOT" w:hAnsi="DINOT"/>
          <w:b/>
          <w:bCs/>
          <w:color w:val="auto"/>
          <w:sz w:val="22"/>
          <w:szCs w:val="22"/>
        </w:rPr>
      </w:pPr>
      <w:r>
        <w:rPr>
          <w:rFonts w:ascii="DINOT" w:hAnsi="DINOT"/>
          <w:b/>
          <w:bCs/>
          <w:color w:val="auto"/>
          <w:sz w:val="22"/>
          <w:szCs w:val="22"/>
        </w:rPr>
        <w:lastRenderedPageBreak/>
        <w:t>Removing</w:t>
      </w:r>
      <w:r w:rsidR="00E13BA0" w:rsidRPr="00E72DB8">
        <w:rPr>
          <w:rFonts w:ascii="DINOT" w:hAnsi="DINOT"/>
          <w:b/>
          <w:bCs/>
          <w:color w:val="auto"/>
          <w:sz w:val="22"/>
          <w:szCs w:val="22"/>
        </w:rPr>
        <w:t xml:space="preserve"> S</w:t>
      </w:r>
      <w:r>
        <w:rPr>
          <w:rFonts w:ascii="DINOT" w:hAnsi="DINOT"/>
          <w:b/>
          <w:bCs/>
          <w:color w:val="auto"/>
          <w:sz w:val="22"/>
          <w:szCs w:val="22"/>
        </w:rPr>
        <w:t>upport</w:t>
      </w:r>
      <w:r w:rsidR="00E13BA0" w:rsidRPr="00E72DB8">
        <w:rPr>
          <w:rFonts w:ascii="DINOT" w:hAnsi="DINOT"/>
          <w:b/>
          <w:bCs/>
          <w:color w:val="auto"/>
          <w:sz w:val="22"/>
          <w:szCs w:val="22"/>
        </w:rPr>
        <w:t xml:space="preserve"> S</w:t>
      </w:r>
      <w:r>
        <w:rPr>
          <w:rFonts w:ascii="DINOT" w:hAnsi="DINOT"/>
          <w:b/>
          <w:bCs/>
          <w:color w:val="auto"/>
          <w:sz w:val="22"/>
          <w:szCs w:val="22"/>
        </w:rPr>
        <w:t>tructures</w:t>
      </w:r>
    </w:p>
    <w:p w14:paraId="2A96461A" w14:textId="06055D9A" w:rsidR="00E13BA0" w:rsidRPr="00E13BA0" w:rsidRDefault="00E13BA0" w:rsidP="00E13BA0">
      <w:pPr>
        <w:spacing w:line="320" w:lineRule="exact"/>
        <w:ind w:left="0"/>
        <w:rPr>
          <w:rFonts w:ascii="DINOT-Extlight" w:hAnsi="DINOT-Extlight" w:cstheme="minorHAnsi"/>
          <w:sz w:val="20"/>
          <w:szCs w:val="20"/>
        </w:rPr>
      </w:pPr>
      <w:r w:rsidRPr="00E13BA0">
        <w:rPr>
          <w:rFonts w:ascii="DINOT-Extlight" w:hAnsi="DINOT-Extlight" w:cstheme="minorHAnsi"/>
          <w:sz w:val="20"/>
          <w:szCs w:val="20"/>
        </w:rPr>
        <w:t>When printing a difficult model, an external support structure may</w:t>
      </w:r>
      <w:del w:id="94" w:author="Louis Gordon" w:date="2017-12-12T12:45:00Z">
        <w:r w:rsidRPr="00E13BA0" w:rsidDel="009F6B43">
          <w:rPr>
            <w:rFonts w:ascii="DINOT-Extlight" w:hAnsi="DINOT-Extlight" w:cstheme="minorHAnsi"/>
            <w:sz w:val="20"/>
            <w:szCs w:val="20"/>
          </w:rPr>
          <w:delText>be</w:delText>
        </w:r>
      </w:del>
      <w:r w:rsidRPr="00E13BA0">
        <w:rPr>
          <w:rFonts w:ascii="DINOT-Extlight" w:hAnsi="DINOT-Extlight" w:cstheme="minorHAnsi"/>
          <w:sz w:val="20"/>
          <w:szCs w:val="20"/>
        </w:rPr>
        <w:t xml:space="preserve"> be added using the slicer software. These functional structures are not an integral part of the model itself and must be removed post-printing. </w:t>
      </w:r>
    </w:p>
    <w:p w14:paraId="303A010C" w14:textId="5E8A1956" w:rsidR="00A30231" w:rsidRPr="00E13BA0" w:rsidRDefault="000A2F8D" w:rsidP="00E13BA0">
      <w:pPr>
        <w:spacing w:line="320" w:lineRule="exact"/>
        <w:ind w:left="0"/>
        <w:rPr>
          <w:rFonts w:ascii="DINOT-Extlight" w:hAnsi="DINOT-Extlight" w:cstheme="minorHAnsi"/>
          <w:sz w:val="20"/>
          <w:szCs w:val="20"/>
        </w:rPr>
      </w:pPr>
      <w:r>
        <w:rPr>
          <w:b/>
          <w:bCs/>
          <w:noProof/>
          <w:color w:val="ED7D31" w:themeColor="accent2"/>
        </w:rPr>
        <w:drawing>
          <wp:anchor distT="0" distB="0" distL="114300" distR="114300" simplePos="0" relativeHeight="251763712" behindDoc="0" locked="0" layoutInCell="1" allowOverlap="1" wp14:anchorId="725746E6" wp14:editId="30419E90">
            <wp:simplePos x="0" y="0"/>
            <wp:positionH relativeFrom="margin">
              <wp:posOffset>-2374265</wp:posOffset>
            </wp:positionH>
            <wp:positionV relativeFrom="paragraph">
              <wp:posOffset>231553</wp:posOffset>
            </wp:positionV>
            <wp:extent cx="2082165" cy="1388110"/>
            <wp:effectExtent l="0" t="0" r="0" b="254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0750.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82165" cy="1388110"/>
                    </a:xfrm>
                    <a:prstGeom prst="rect">
                      <a:avLst/>
                    </a:prstGeom>
                  </pic:spPr>
                </pic:pic>
              </a:graphicData>
            </a:graphic>
            <wp14:sizeRelH relativeFrom="margin">
              <wp14:pctWidth>0</wp14:pctWidth>
            </wp14:sizeRelH>
            <wp14:sizeRelV relativeFrom="margin">
              <wp14:pctHeight>0</wp14:pctHeight>
            </wp14:sizeRelV>
          </wp:anchor>
        </w:drawing>
      </w:r>
      <w:r w:rsidR="00E13BA0" w:rsidRPr="00E13BA0">
        <w:rPr>
          <w:rFonts w:ascii="DINOT-Extlight" w:hAnsi="DINOT-Extlight" w:cstheme="minorHAnsi"/>
          <w:sz w:val="20"/>
          <w:szCs w:val="20"/>
        </w:rPr>
        <w:t xml:space="preserve">There are several types of support structures and for each one we recommend a slightly different method of removal. The general guideline for removal of support structure is to avoid, as much as possible, creating shock waves (e.g. a strong blow to the support element) that may impact or fracture the model. Always handle </w:t>
      </w:r>
      <w:del w:id="95" w:author="Louis Gordon" w:date="2017-12-12T12:46:00Z">
        <w:r w:rsidR="00E13BA0" w:rsidRPr="00E13BA0" w:rsidDel="009F6B43">
          <w:rPr>
            <w:rFonts w:ascii="DINOT-Extlight" w:hAnsi="DINOT-Extlight" w:cstheme="minorHAnsi"/>
            <w:sz w:val="20"/>
            <w:szCs w:val="20"/>
          </w:rPr>
          <w:delText xml:space="preserve">the </w:delText>
        </w:r>
      </w:del>
      <w:ins w:id="96" w:author="Louis Gordon" w:date="2017-12-12T12:46:00Z">
        <w:r w:rsidR="009F6B43">
          <w:rPr>
            <w:rFonts w:ascii="DINOT-Extlight" w:hAnsi="DINOT-Extlight" w:cstheme="minorHAnsi"/>
            <w:sz w:val="20"/>
            <w:szCs w:val="20"/>
          </w:rPr>
          <w:t>your</w:t>
        </w:r>
        <w:r w:rsidR="009F6B43" w:rsidRPr="00E13BA0">
          <w:rPr>
            <w:rFonts w:ascii="DINOT-Extlight" w:hAnsi="DINOT-Extlight" w:cstheme="minorHAnsi"/>
            <w:sz w:val="20"/>
            <w:szCs w:val="20"/>
          </w:rPr>
          <w:t xml:space="preserve"> </w:t>
        </w:r>
      </w:ins>
      <w:r w:rsidR="00E13BA0" w:rsidRPr="00E13BA0">
        <w:rPr>
          <w:rFonts w:ascii="DINOT-Extlight" w:hAnsi="DINOT-Extlight" w:cstheme="minorHAnsi"/>
          <w:sz w:val="20"/>
          <w:szCs w:val="20"/>
        </w:rPr>
        <w:t xml:space="preserve">3D-printed model with care. </w:t>
      </w:r>
    </w:p>
    <w:p w14:paraId="3C470599" w14:textId="599577AD" w:rsidR="00A30231" w:rsidRDefault="00A30231" w:rsidP="00A30231">
      <w:pPr>
        <w:ind w:left="0"/>
        <w:rPr>
          <w:rFonts w:asciiTheme="minorHAnsi" w:hAnsiTheme="minorHAnsi" w:cstheme="minorHAnsi"/>
          <w:sz w:val="24"/>
          <w:szCs w:val="24"/>
        </w:rPr>
      </w:pPr>
    </w:p>
    <w:p w14:paraId="04925C25" w14:textId="0AC5F13A" w:rsidR="00F05852" w:rsidRPr="007D599F" w:rsidRDefault="00BB6C2E" w:rsidP="00DD269D">
      <w:pPr>
        <w:pStyle w:val="Heading3"/>
        <w:spacing w:before="120"/>
      </w:pPr>
      <w:bookmarkStart w:id="97" w:name="_Toc496518144"/>
      <w:r>
        <w:rPr>
          <w:noProof/>
        </w:rPr>
        <mc:AlternateContent>
          <mc:Choice Requires="wps">
            <w:drawing>
              <wp:anchor distT="0" distB="0" distL="114300" distR="114300" simplePos="0" relativeHeight="251687936" behindDoc="0" locked="1" layoutInCell="1" allowOverlap="1" wp14:anchorId="2C75CF29" wp14:editId="450477A3">
                <wp:simplePos x="0" y="0"/>
                <wp:positionH relativeFrom="column">
                  <wp:posOffset>-2470785</wp:posOffset>
                </wp:positionH>
                <wp:positionV relativeFrom="page">
                  <wp:posOffset>2480310</wp:posOffset>
                </wp:positionV>
                <wp:extent cx="1197610" cy="429260"/>
                <wp:effectExtent l="0" t="0" r="0" b="1905"/>
                <wp:wrapNone/>
                <wp:docPr id="56" name="Text Box 56"/>
                <wp:cNvGraphicFramePr/>
                <a:graphic xmlns:a="http://schemas.openxmlformats.org/drawingml/2006/main">
                  <a:graphicData uri="http://schemas.microsoft.com/office/word/2010/wordprocessingShape">
                    <wps:wsp>
                      <wps:cNvSpPr txBox="1"/>
                      <wps:spPr>
                        <a:xfrm>
                          <a:off x="0" y="0"/>
                          <a:ext cx="1197610" cy="429260"/>
                        </a:xfrm>
                        <a:prstGeom prst="rect">
                          <a:avLst/>
                        </a:prstGeom>
                        <a:noFill/>
                        <a:ln w="6350">
                          <a:noFill/>
                        </a:ln>
                      </wps:spPr>
                      <wps:txbx>
                        <w:txbxContent>
                          <w:p w14:paraId="25308E32" w14:textId="46D10CBE" w:rsidR="003C6A84" w:rsidRPr="0009634D" w:rsidRDefault="003C6A84" w:rsidP="000A2F8D">
                            <w:pPr>
                              <w:spacing w:before="0" w:after="0"/>
                              <w:ind w:left="0"/>
                              <w:rPr>
                                <w:rFonts w:ascii="DINOT-Extlight" w:hAnsi="DINOT-Extlight" w:cstheme="minorHAnsi"/>
                                <w:b/>
                                <w:bCs/>
                                <w:i/>
                                <w:iCs/>
                                <w:sz w:val="20"/>
                                <w:szCs w:val="20"/>
                              </w:rPr>
                            </w:pPr>
                            <w:r w:rsidRPr="0009634D">
                              <w:rPr>
                                <w:rFonts w:ascii="DINOT-Extlight" w:hAnsi="DINOT-Extlight" w:cstheme="minorHAnsi"/>
                                <w:b/>
                                <w:bCs/>
                                <w:i/>
                                <w:iCs/>
                                <w:sz w:val="20"/>
                                <w:szCs w:val="20"/>
                              </w:rPr>
                              <w:t xml:space="preserve">Figure </w:t>
                            </w:r>
                            <w:r>
                              <w:rPr>
                                <w:rFonts w:ascii="DINOT-Extlight" w:hAnsi="DINOT-Extlight" w:cstheme="minorHAnsi"/>
                                <w:b/>
                                <w:bCs/>
                                <w:i/>
                                <w:iCs/>
                                <w:sz w:val="20"/>
                                <w:szCs w:val="2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C75CF29" id="Text Box 56" o:spid="_x0000_s1035" type="#_x0000_t202" style="position:absolute;margin-left:-194.55pt;margin-top:195.3pt;width:94.3pt;height:33.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" filled="f" stroked="f" strokeweight=".5pt">
                <v:textbox style="mso-fit-shape-to-text:t">
                  <w:txbxContent>
                    <w:p w14:paraId="25308E32" w14:textId="46D10CBE" w:rsidR="003C6A84" w:rsidRPr="0009634D" w:rsidRDefault="003C6A84" w:rsidP="000A2F8D">
                      <w:pPr>
                        <w:spacing w:before="0" w:after="0"/>
                        <w:ind w:left="0"/>
                        <w:rPr>
                          <w:rFonts w:ascii="DINOT-Extlight" w:hAnsi="DINOT-Extlight" w:cstheme="minorHAnsi"/>
                          <w:b/>
                          <w:bCs/>
                          <w:i/>
                          <w:iCs/>
                          <w:sz w:val="20"/>
                          <w:szCs w:val="20"/>
                        </w:rPr>
                      </w:pPr>
                      <w:r w:rsidRPr="0009634D">
                        <w:rPr>
                          <w:rFonts w:ascii="DINOT-Extlight" w:hAnsi="DINOT-Extlight" w:cstheme="minorHAnsi"/>
                          <w:b/>
                          <w:bCs/>
                          <w:i/>
                          <w:iCs/>
                          <w:sz w:val="20"/>
                          <w:szCs w:val="20"/>
                        </w:rPr>
                        <w:t xml:space="preserve">Figure </w:t>
                      </w:r>
                      <w:r>
                        <w:rPr>
                          <w:rFonts w:ascii="DINOT-Extlight" w:hAnsi="DINOT-Extlight" w:cstheme="minorHAnsi"/>
                          <w:b/>
                          <w:bCs/>
                          <w:i/>
                          <w:iCs/>
                          <w:sz w:val="20"/>
                          <w:szCs w:val="20"/>
                        </w:rPr>
                        <w:t>6</w:t>
                      </w:r>
                    </w:p>
                  </w:txbxContent>
                </v:textbox>
                <w10:wrap anchory="page"/>
                <w10:anchorlock/>
              </v:shape>
            </w:pict>
          </mc:Fallback>
        </mc:AlternateContent>
      </w:r>
      <w:bookmarkEnd w:id="97"/>
      <w:r w:rsidR="00E13BA0">
        <w:t>Support Poles</w:t>
      </w:r>
      <w:r w:rsidR="00D0527A" w:rsidRPr="007D599F">
        <w:t xml:space="preserve"> </w:t>
      </w:r>
    </w:p>
    <w:p w14:paraId="3EA82763" w14:textId="0ABB755D" w:rsidR="000A2F8D" w:rsidRDefault="000A2F8D" w:rsidP="00E13BA0">
      <w:pPr>
        <w:spacing w:line="320" w:lineRule="exact"/>
        <w:ind w:left="0"/>
        <w:rPr>
          <w:rFonts w:ascii="DINOT-Extlight" w:hAnsi="DINOT-Extlight" w:cstheme="minorHAnsi"/>
          <w:sz w:val="20"/>
          <w:szCs w:val="20"/>
        </w:rPr>
      </w:pPr>
      <w:r>
        <w:rPr>
          <w:b/>
          <w:bCs/>
          <w:noProof/>
          <w:color w:val="ED7D31" w:themeColor="accent2"/>
        </w:rPr>
        <w:drawing>
          <wp:anchor distT="0" distB="0" distL="114300" distR="114300" simplePos="0" relativeHeight="251765760" behindDoc="0" locked="0" layoutInCell="1" allowOverlap="1" wp14:anchorId="265CF997" wp14:editId="63E1C125">
            <wp:simplePos x="0" y="0"/>
            <wp:positionH relativeFrom="column">
              <wp:posOffset>-2379980</wp:posOffset>
            </wp:positionH>
            <wp:positionV relativeFrom="paragraph">
              <wp:posOffset>519208</wp:posOffset>
            </wp:positionV>
            <wp:extent cx="2059940" cy="137350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77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59940" cy="1373505"/>
                    </a:xfrm>
                    <a:prstGeom prst="rect">
                      <a:avLst/>
                    </a:prstGeom>
                  </pic:spPr>
                </pic:pic>
              </a:graphicData>
            </a:graphic>
            <wp14:sizeRelH relativeFrom="margin">
              <wp14:pctWidth>0</wp14:pctWidth>
            </wp14:sizeRelH>
            <wp14:sizeRelV relativeFrom="margin">
              <wp14:pctHeight>0</wp14:pctHeight>
            </wp14:sizeRelV>
          </wp:anchor>
        </w:drawing>
      </w:r>
      <w:r w:rsidR="00E13BA0" w:rsidRPr="00E13BA0">
        <w:rPr>
          <w:rFonts w:ascii="DINOT-Extlight" w:hAnsi="DINOT-Extlight" w:cstheme="minorHAnsi"/>
          <w:sz w:val="20"/>
          <w:szCs w:val="20"/>
        </w:rPr>
        <w:t xml:space="preserve">Support poles are columns that extend from a hanging area on the model downward to the model body or to the print-bed. This type of support structure is the hardest to remove, due to its typically larger size. To remove support poles, use a grinder or saber saw and then polish the area. </w:t>
      </w:r>
      <w:r w:rsidR="00E13BA0" w:rsidRPr="000A2F8D">
        <w:rPr>
          <w:rFonts w:ascii="DINOT-Extlight" w:hAnsi="DINOT-Extlight" w:cstheme="minorHAnsi"/>
          <w:i/>
          <w:iCs/>
          <w:sz w:val="20"/>
          <w:szCs w:val="20"/>
        </w:rPr>
        <w:t xml:space="preserve">See </w:t>
      </w:r>
      <w:r w:rsidR="00BE5C23">
        <w:rPr>
          <w:rFonts w:ascii="DINOT-Extlight" w:hAnsi="DINOT-Extlight" w:cstheme="minorHAnsi"/>
          <w:i/>
          <w:iCs/>
          <w:sz w:val="20"/>
          <w:szCs w:val="20"/>
        </w:rPr>
        <w:t>f</w:t>
      </w:r>
      <w:r w:rsidR="00E13BA0" w:rsidRPr="000A2F8D">
        <w:rPr>
          <w:rFonts w:ascii="DINOT-Extlight" w:hAnsi="DINOT-Extlight" w:cstheme="minorHAnsi"/>
          <w:i/>
          <w:iCs/>
          <w:sz w:val="20"/>
          <w:szCs w:val="20"/>
        </w:rPr>
        <w:t>igures 6 and 7</w:t>
      </w:r>
      <w:ins w:id="98" w:author="Louis Gordon" w:date="2017-12-12T12:47:00Z">
        <w:r w:rsidR="009F6B43">
          <w:rPr>
            <w:rFonts w:ascii="DINOT-Extlight" w:hAnsi="DINOT-Extlight" w:cstheme="minorHAnsi"/>
            <w:i/>
            <w:iCs/>
            <w:sz w:val="20"/>
            <w:szCs w:val="20"/>
          </w:rPr>
          <w:t>.</w:t>
        </w:r>
      </w:ins>
      <w:r w:rsidR="00604C68" w:rsidRPr="00E13BA0">
        <w:rPr>
          <w:rFonts w:ascii="DINOT-Extlight" w:hAnsi="DINOT-Extlight" w:cstheme="minorHAnsi"/>
          <w:sz w:val="20"/>
          <w:szCs w:val="20"/>
        </w:rPr>
        <w:t xml:space="preserve"> </w:t>
      </w:r>
    </w:p>
    <w:p w14:paraId="7DE5BC4C" w14:textId="20A03F46" w:rsidR="00F05852" w:rsidRPr="00E13BA0" w:rsidRDefault="00BB6C2E" w:rsidP="00E13BA0">
      <w:pPr>
        <w:spacing w:line="320" w:lineRule="exact"/>
        <w:ind w:left="0"/>
        <w:rPr>
          <w:rFonts w:ascii="DINOT-Extlight" w:hAnsi="DINOT-Extlight" w:cstheme="minorHAnsi"/>
          <w:sz w:val="20"/>
          <w:szCs w:val="20"/>
        </w:rPr>
      </w:pPr>
      <w:r w:rsidRPr="00E13BA0">
        <w:rPr>
          <w:rFonts w:ascii="DINOT-Extlight" w:hAnsi="DINOT-Extlight" w:cstheme="minorHAnsi"/>
          <w:noProof/>
          <w:sz w:val="20"/>
          <w:szCs w:val="20"/>
        </w:rPr>
        <mc:AlternateContent>
          <mc:Choice Requires="wps">
            <w:drawing>
              <wp:anchor distT="0" distB="0" distL="114300" distR="114300" simplePos="0" relativeHeight="251693056" behindDoc="0" locked="1" layoutInCell="1" allowOverlap="1" wp14:anchorId="6B69878A" wp14:editId="69285473">
                <wp:simplePos x="0" y="0"/>
                <wp:positionH relativeFrom="column">
                  <wp:posOffset>-190500</wp:posOffset>
                </wp:positionH>
                <wp:positionV relativeFrom="page">
                  <wp:posOffset>1600200</wp:posOffset>
                </wp:positionV>
                <wp:extent cx="0" cy="5486400"/>
                <wp:effectExtent l="0" t="0" r="38100" b="19050"/>
                <wp:wrapNone/>
                <wp:docPr id="59" name="Straight Connector 59"/>
                <wp:cNvGraphicFramePr/>
                <a:graphic xmlns:a="http://schemas.openxmlformats.org/drawingml/2006/main">
                  <a:graphicData uri="http://schemas.microsoft.com/office/word/2010/wordprocessingShape">
                    <wps:wsp>
                      <wps:cNvCnPr/>
                      <wps:spPr>
                        <a:xfrm>
                          <a:off x="0" y="0"/>
                          <a:ext cx="0" cy="5486400"/>
                        </a:xfrm>
                        <a:prstGeom prst="line">
                          <a:avLst/>
                        </a:prstGeom>
                        <a:ln>
                          <a:solidFill>
                            <a:srgbClr val="A4A4A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27FDB9" id="Straight Connector 5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5pt,126pt" to="-15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" strokecolor="#a4a4a7" strokeweight=".5pt">
                <v:stroke joinstyle="miter"/>
                <w10:wrap anchory="page"/>
                <w10:anchorlock/>
              </v:line>
            </w:pict>
          </mc:Fallback>
        </mc:AlternateContent>
      </w:r>
    </w:p>
    <w:p w14:paraId="55ACAF33" w14:textId="597FED3F" w:rsidR="002D7F2A" w:rsidRDefault="000A2F8D" w:rsidP="000A2F8D">
      <w:pPr>
        <w:pStyle w:val="Heading3"/>
        <w:spacing w:before="120"/>
      </w:pPr>
      <w:r w:rsidRPr="000A2F8D">
        <w:t xml:space="preserve">Support </w:t>
      </w:r>
      <w:r>
        <w:t>Lines</w:t>
      </w:r>
    </w:p>
    <w:p w14:paraId="1BBD60F5" w14:textId="3D5AE5DD" w:rsidR="000A2F8D" w:rsidRPr="000A2F8D" w:rsidRDefault="000A2F8D" w:rsidP="000A2F8D">
      <w:pPr>
        <w:spacing w:line="320" w:lineRule="exact"/>
        <w:ind w:left="0"/>
        <w:rPr>
          <w:rFonts w:ascii="DINOT-Extlight" w:hAnsi="DINOT-Extlight" w:cstheme="minorHAnsi"/>
          <w:sz w:val="20"/>
          <w:szCs w:val="20"/>
        </w:rPr>
      </w:pPr>
      <w:r w:rsidRPr="000A2F8D">
        <w:rPr>
          <w:rFonts w:ascii="DINOT-Extlight" w:hAnsi="DINOT-Extlight" w:cstheme="minorHAnsi"/>
          <w:sz w:val="20"/>
          <w:szCs w:val="20"/>
        </w:rPr>
        <w:t xml:space="preserve">Support lines are columns that extend from a hanging area on the model to its sides. This type of support structure is easy to remove. To remove the support lines, use a cutter and then polish the area afterwards. </w:t>
      </w:r>
      <w:r w:rsidRPr="000A2F8D">
        <w:rPr>
          <w:rFonts w:ascii="DINOT-Extlight" w:hAnsi="DINOT-Extlight" w:cstheme="minorHAnsi"/>
          <w:i/>
          <w:iCs/>
          <w:sz w:val="20"/>
          <w:szCs w:val="20"/>
        </w:rPr>
        <w:t xml:space="preserve">See </w:t>
      </w:r>
      <w:r w:rsidR="00BE5C23">
        <w:rPr>
          <w:rFonts w:ascii="DINOT-Extlight" w:hAnsi="DINOT-Extlight" w:cstheme="minorHAnsi"/>
          <w:i/>
          <w:iCs/>
          <w:sz w:val="20"/>
          <w:szCs w:val="20"/>
        </w:rPr>
        <w:t>f</w:t>
      </w:r>
      <w:r w:rsidRPr="000A2F8D">
        <w:rPr>
          <w:rFonts w:ascii="DINOT-Extlight" w:hAnsi="DINOT-Extlight" w:cstheme="minorHAnsi"/>
          <w:i/>
          <w:iCs/>
          <w:sz w:val="20"/>
          <w:szCs w:val="20"/>
        </w:rPr>
        <w:t>igure 8</w:t>
      </w:r>
      <w:ins w:id="99" w:author="Louis Gordon" w:date="2017-12-12T12:47:00Z">
        <w:r w:rsidR="009F6B43">
          <w:rPr>
            <w:rFonts w:ascii="DINOT-Extlight" w:hAnsi="DINOT-Extlight" w:cstheme="minorHAnsi"/>
            <w:i/>
            <w:iCs/>
            <w:sz w:val="20"/>
            <w:szCs w:val="20"/>
          </w:rPr>
          <w:t>.</w:t>
        </w:r>
      </w:ins>
    </w:p>
    <w:p w14:paraId="52175F6E" w14:textId="77777777" w:rsidR="000A2F8D" w:rsidRDefault="000A2F8D" w:rsidP="000A2F8D">
      <w:pPr>
        <w:ind w:left="0"/>
        <w:rPr>
          <w:rFonts w:ascii="DINOT-Extlight" w:hAnsi="DINOT-Extlight" w:cstheme="minorHAnsi"/>
          <w:sz w:val="20"/>
          <w:szCs w:val="20"/>
        </w:rPr>
      </w:pPr>
    </w:p>
    <w:p w14:paraId="2AF3975F" w14:textId="1A381AFD" w:rsidR="00E22ED4" w:rsidRPr="00E22ED4" w:rsidRDefault="007945C3" w:rsidP="007945C3">
      <w:pPr>
        <w:ind w:left="0"/>
        <w:jc w:val="both"/>
        <w:rPr>
          <w:rFonts w:ascii="DINOT-Extlight" w:hAnsi="DINOT-Extlight" w:cstheme="minorHAnsi"/>
          <w:sz w:val="20"/>
          <w:szCs w:val="20"/>
        </w:rPr>
        <w:sectPr w:rsidR="00E22ED4" w:rsidRPr="00E22ED4" w:rsidSect="00E65A00">
          <w:pgSz w:w="11906" w:h="16838" w:code="9"/>
          <w:pgMar w:top="2448" w:right="1008" w:bottom="1440" w:left="4320" w:header="864" w:footer="288" w:gutter="0"/>
          <w:cols w:space="720"/>
          <w:docGrid w:linePitch="360"/>
        </w:sectPr>
      </w:pPr>
      <w:r>
        <w:rPr>
          <w:noProof/>
          <w:color w:val="ED7D31" w:themeColor="accent2"/>
        </w:rPr>
        <mc:AlternateContent>
          <mc:Choice Requires="wps">
            <w:drawing>
              <wp:anchor distT="0" distB="0" distL="114300" distR="114300" simplePos="0" relativeHeight="251767808" behindDoc="0" locked="0" layoutInCell="1" allowOverlap="1" wp14:anchorId="40633009" wp14:editId="3836B086">
                <wp:simplePos x="0" y="0"/>
                <wp:positionH relativeFrom="column">
                  <wp:posOffset>0</wp:posOffset>
                </wp:positionH>
                <wp:positionV relativeFrom="paragraph">
                  <wp:posOffset>0</wp:posOffset>
                </wp:positionV>
                <wp:extent cx="2571750" cy="140970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2571750" cy="1409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F293D0" id="Rectangle 39" o:spid="_x0000_s1026" style="position:absolute;margin-left:0;margin-top:0;width:202.5pt;height:111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" filled="f" strokecolor="red" strokeweight="1pt"/>
            </w:pict>
          </mc:Fallback>
        </mc:AlternateContent>
      </w:r>
      <w:r w:rsidR="00E22ED4" w:rsidRPr="002D7F2A">
        <w:rPr>
          <w:noProof/>
        </w:rPr>
        <mc:AlternateContent>
          <mc:Choice Requires="wps">
            <w:drawing>
              <wp:anchor distT="0" distB="0" distL="114300" distR="114300" simplePos="0" relativeHeight="251736064" behindDoc="0" locked="1" layoutInCell="1" allowOverlap="1" wp14:anchorId="1918E5ED" wp14:editId="75702B7B">
                <wp:simplePos x="0" y="0"/>
                <wp:positionH relativeFrom="column">
                  <wp:posOffset>-2352675</wp:posOffset>
                </wp:positionH>
                <wp:positionV relativeFrom="margin">
                  <wp:posOffset>2846705</wp:posOffset>
                </wp:positionV>
                <wp:extent cx="1197610" cy="42926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197610" cy="429260"/>
                        </a:xfrm>
                        <a:prstGeom prst="rect">
                          <a:avLst/>
                        </a:prstGeom>
                        <a:noFill/>
                        <a:ln w="6350">
                          <a:noFill/>
                        </a:ln>
                      </wps:spPr>
                      <wps:txbx>
                        <w:txbxContent>
                          <w:p w14:paraId="4C392BB7" w14:textId="51A1EE71" w:rsidR="003C6A84" w:rsidRPr="0009634D" w:rsidRDefault="003C6A84" w:rsidP="000A2F8D">
                            <w:pPr>
                              <w:spacing w:before="0" w:after="0"/>
                              <w:ind w:left="0"/>
                              <w:rPr>
                                <w:rFonts w:ascii="DINOT-Extlight" w:hAnsi="DINOT-Extlight" w:cstheme="minorHAnsi"/>
                                <w:b/>
                                <w:bCs/>
                                <w:i/>
                                <w:iCs/>
                                <w:sz w:val="20"/>
                                <w:szCs w:val="20"/>
                              </w:rPr>
                            </w:pPr>
                            <w:r w:rsidRPr="0009634D">
                              <w:rPr>
                                <w:rFonts w:ascii="DINOT-Extlight" w:hAnsi="DINOT-Extlight" w:cstheme="minorHAnsi"/>
                                <w:b/>
                                <w:bCs/>
                                <w:i/>
                                <w:iCs/>
                                <w:sz w:val="20"/>
                                <w:szCs w:val="20"/>
                              </w:rPr>
                              <w:t xml:space="preserve">Figure </w:t>
                            </w:r>
                            <w:r>
                              <w:rPr>
                                <w:rFonts w:ascii="DINOT-Extlight" w:hAnsi="DINOT-Extlight" w:cstheme="minorHAnsi"/>
                                <w:b/>
                                <w:bCs/>
                                <w:i/>
                                <w:iCs/>
                                <w:sz w:val="20"/>
                                <w:szCs w:val="2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918E5ED" id="Text Box 67" o:spid="_x0000_s1036" type="#_x0000_t202" style="position:absolute;left:0;text-align:left;margin-left:-185.25pt;margin-top:224.15pt;width:94.3pt;height:33.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" filled="f" stroked="f" strokeweight=".5pt">
                <v:textbox style="mso-fit-shape-to-text:t">
                  <w:txbxContent>
                    <w:p w14:paraId="4C392BB7" w14:textId="51A1EE71" w:rsidR="003C6A84" w:rsidRPr="0009634D" w:rsidRDefault="003C6A84" w:rsidP="000A2F8D">
                      <w:pPr>
                        <w:spacing w:before="0" w:after="0"/>
                        <w:ind w:left="0"/>
                        <w:rPr>
                          <w:rFonts w:ascii="DINOT-Extlight" w:hAnsi="DINOT-Extlight" w:cstheme="minorHAnsi"/>
                          <w:b/>
                          <w:bCs/>
                          <w:i/>
                          <w:iCs/>
                          <w:sz w:val="20"/>
                          <w:szCs w:val="20"/>
                        </w:rPr>
                      </w:pPr>
                      <w:r w:rsidRPr="0009634D">
                        <w:rPr>
                          <w:rFonts w:ascii="DINOT-Extlight" w:hAnsi="DINOT-Extlight" w:cstheme="minorHAnsi"/>
                          <w:b/>
                          <w:bCs/>
                          <w:i/>
                          <w:iCs/>
                          <w:sz w:val="20"/>
                          <w:szCs w:val="20"/>
                        </w:rPr>
                        <w:t xml:space="preserve">Figure </w:t>
                      </w:r>
                      <w:r>
                        <w:rPr>
                          <w:rFonts w:ascii="DINOT-Extlight" w:hAnsi="DINOT-Extlight" w:cstheme="minorHAnsi"/>
                          <w:b/>
                          <w:bCs/>
                          <w:i/>
                          <w:iCs/>
                          <w:sz w:val="20"/>
                          <w:szCs w:val="20"/>
                        </w:rPr>
                        <w:t>7</w:t>
                      </w:r>
                    </w:p>
                  </w:txbxContent>
                </v:textbox>
                <w10:wrap anchory="margin"/>
                <w10:anchorlock/>
              </v:shape>
            </w:pict>
          </mc:Fallback>
        </mc:AlternateContent>
      </w:r>
      <w:r>
        <w:rPr>
          <w:rFonts w:ascii="DINOT-Extlight" w:hAnsi="DINOT-Extlight" w:cstheme="minorHAnsi"/>
          <w:sz w:val="20"/>
          <w:szCs w:val="20"/>
        </w:rPr>
        <w:t>figure 8  - support lines removal</w:t>
      </w:r>
    </w:p>
    <w:p w14:paraId="64F378AB" w14:textId="0790EC97" w:rsidR="00F05852" w:rsidRPr="002D7F2A" w:rsidRDefault="0052166B" w:rsidP="00DD269D">
      <w:pPr>
        <w:pStyle w:val="Heading3"/>
        <w:spacing w:before="120"/>
      </w:pPr>
      <w:r>
        <w:lastRenderedPageBreak/>
        <w:t xml:space="preserve">Support Ribs </w:t>
      </w:r>
    </w:p>
    <w:p w14:paraId="4D974D04" w14:textId="05724321" w:rsidR="0052166B" w:rsidRPr="0052166B" w:rsidRDefault="0052166B" w:rsidP="0052166B">
      <w:pPr>
        <w:spacing w:line="320" w:lineRule="exact"/>
        <w:ind w:left="0"/>
        <w:rPr>
          <w:rFonts w:ascii="DINOT-Extlight" w:hAnsi="DINOT-Extlight" w:cstheme="minorHAnsi"/>
          <w:sz w:val="20"/>
          <w:szCs w:val="20"/>
        </w:rPr>
      </w:pPr>
      <w:r w:rsidRPr="0052166B">
        <w:rPr>
          <w:rFonts w:ascii="DINOT-Extlight" w:hAnsi="DINOT-Extlight" w:cstheme="minorHAnsi"/>
          <w:sz w:val="20"/>
          <w:szCs w:val="20"/>
        </w:rPr>
        <w:t xml:space="preserve">Support ribs are additional “walls” that are added to the model during slicing to add strength and reduce deformation. The support rib can be often easily separated from the model, even manually. </w:t>
      </w:r>
      <w:r w:rsidRPr="00BE5C23">
        <w:rPr>
          <w:rFonts w:ascii="DINOT-Extlight" w:hAnsi="DINOT-Extlight" w:cstheme="minorHAnsi"/>
          <w:i/>
          <w:iCs/>
          <w:sz w:val="20"/>
          <w:szCs w:val="20"/>
        </w:rPr>
        <w:t xml:space="preserve">See </w:t>
      </w:r>
      <w:r w:rsidR="00BE5C23" w:rsidRPr="00BE5C23">
        <w:rPr>
          <w:rFonts w:ascii="DINOT-Extlight" w:hAnsi="DINOT-Extlight" w:cstheme="minorHAnsi"/>
          <w:i/>
          <w:iCs/>
          <w:sz w:val="20"/>
          <w:szCs w:val="20"/>
        </w:rPr>
        <w:t>f</w:t>
      </w:r>
      <w:r w:rsidRPr="00BE5C23">
        <w:rPr>
          <w:rFonts w:ascii="DINOT-Extlight" w:hAnsi="DINOT-Extlight" w:cstheme="minorHAnsi"/>
          <w:i/>
          <w:iCs/>
          <w:sz w:val="20"/>
          <w:szCs w:val="20"/>
        </w:rPr>
        <w:t>igures 9-10</w:t>
      </w:r>
      <w:r w:rsidRPr="0052166B">
        <w:rPr>
          <w:rFonts w:ascii="DINOT-Extlight" w:hAnsi="DINOT-Extlight" w:cstheme="minorHAnsi"/>
          <w:sz w:val="20"/>
          <w:szCs w:val="20"/>
        </w:rPr>
        <w:t>.</w:t>
      </w:r>
    </w:p>
    <w:p w14:paraId="3C863223" w14:textId="4A6398D4" w:rsidR="0099382B" w:rsidRPr="002D7F2A" w:rsidRDefault="0052166B" w:rsidP="0052166B">
      <w:pPr>
        <w:spacing w:line="320" w:lineRule="exact"/>
        <w:ind w:left="0"/>
        <w:rPr>
          <w:rFonts w:ascii="DINOT-Extlight" w:hAnsi="DINOT-Extlight" w:cstheme="minorHAnsi"/>
          <w:sz w:val="20"/>
          <w:szCs w:val="20"/>
        </w:rPr>
      </w:pPr>
      <w:r w:rsidRPr="0052166B">
        <w:rPr>
          <w:rFonts w:ascii="DINOT-Extlight" w:hAnsi="DINOT-Extlight" w:cstheme="minorHAnsi"/>
          <w:sz w:val="20"/>
          <w:szCs w:val="20"/>
        </w:rPr>
        <w:t xml:space="preserve">When the model is based directly on top of </w:t>
      </w:r>
      <w:del w:id="100" w:author="Louis Gordon" w:date="2017-12-12T12:47:00Z">
        <w:r w:rsidRPr="0052166B" w:rsidDel="009F6B43">
          <w:rPr>
            <w:rFonts w:ascii="DINOT-Extlight" w:hAnsi="DINOT-Extlight" w:cstheme="minorHAnsi"/>
            <w:sz w:val="20"/>
            <w:szCs w:val="20"/>
          </w:rPr>
          <w:delText xml:space="preserve">the </w:delText>
        </w:r>
      </w:del>
      <w:ins w:id="101" w:author="Louis Gordon" w:date="2017-12-12T12:47:00Z">
        <w:r w:rsidR="009F6B43">
          <w:rPr>
            <w:rFonts w:ascii="DINOT-Extlight" w:hAnsi="DINOT-Extlight" w:cstheme="minorHAnsi"/>
            <w:sz w:val="20"/>
            <w:szCs w:val="20"/>
          </w:rPr>
          <w:t>a</w:t>
        </w:r>
        <w:r w:rsidR="009F6B43" w:rsidRPr="0052166B">
          <w:rPr>
            <w:rFonts w:ascii="DINOT-Extlight" w:hAnsi="DINOT-Extlight" w:cstheme="minorHAnsi"/>
            <w:sz w:val="20"/>
            <w:szCs w:val="20"/>
          </w:rPr>
          <w:t xml:space="preserve"> </w:t>
        </w:r>
      </w:ins>
      <w:r w:rsidRPr="0052166B">
        <w:rPr>
          <w:rFonts w:ascii="DINOT-Extlight" w:hAnsi="DINOT-Extlight" w:cstheme="minorHAnsi"/>
          <w:sz w:val="20"/>
          <w:szCs w:val="20"/>
        </w:rPr>
        <w:t>support rib, the connection may be stronger and not easily removed by hand. In such cases, the support rib should be removed using a cutting tool such as a cutting disk or a saw.</w:t>
      </w:r>
    </w:p>
    <w:p w14:paraId="213359E0" w14:textId="7BCBB22E" w:rsidR="0099382B" w:rsidRDefault="002D7F2A" w:rsidP="0052166B">
      <w:pPr>
        <w:spacing w:line="320" w:lineRule="exact"/>
        <w:ind w:left="0"/>
        <w:rPr>
          <w:rFonts w:ascii="DINOT-Extlight" w:hAnsi="DINOT-Extlight" w:cstheme="minorHAnsi"/>
          <w:sz w:val="20"/>
          <w:szCs w:val="20"/>
        </w:rPr>
      </w:pPr>
      <w:r w:rsidRPr="002D7F2A">
        <w:rPr>
          <w:rFonts w:ascii="DINOT-Extlight" w:hAnsi="DINOT-Extlight" w:cstheme="minorHAnsi"/>
          <w:noProof/>
          <w:sz w:val="20"/>
          <w:szCs w:val="20"/>
        </w:rPr>
        <mc:AlternateContent>
          <mc:Choice Requires="wps">
            <w:drawing>
              <wp:anchor distT="0" distB="0" distL="114300" distR="114300" simplePos="0" relativeHeight="251719680" behindDoc="0" locked="1" layoutInCell="1" allowOverlap="1" wp14:anchorId="4247D4EE" wp14:editId="507F8000">
                <wp:simplePos x="0" y="0"/>
                <wp:positionH relativeFrom="column">
                  <wp:posOffset>-209550</wp:posOffset>
                </wp:positionH>
                <wp:positionV relativeFrom="page">
                  <wp:posOffset>1606550</wp:posOffset>
                </wp:positionV>
                <wp:extent cx="45720" cy="7534275"/>
                <wp:effectExtent l="0" t="0" r="30480" b="28575"/>
                <wp:wrapNone/>
                <wp:docPr id="69" name="Straight Connector 69"/>
                <wp:cNvGraphicFramePr/>
                <a:graphic xmlns:a="http://schemas.openxmlformats.org/drawingml/2006/main">
                  <a:graphicData uri="http://schemas.microsoft.com/office/word/2010/wordprocessingShape">
                    <wps:wsp>
                      <wps:cNvCnPr/>
                      <wps:spPr>
                        <a:xfrm>
                          <a:off x="0" y="0"/>
                          <a:ext cx="45720" cy="7534275"/>
                        </a:xfrm>
                        <a:prstGeom prst="line">
                          <a:avLst/>
                        </a:prstGeom>
                        <a:ln>
                          <a:solidFill>
                            <a:srgbClr val="A4A4A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3B8623" id="Straight Connector 69"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6.5pt,126.5pt" to="-12.9pt,7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" strokecolor="#a4a4a7" strokeweight=".5pt">
                <v:stroke joinstyle="miter"/>
                <w10:wrap anchory="page"/>
                <w10:anchorlock/>
              </v:line>
            </w:pict>
          </mc:Fallback>
        </mc:AlternateContent>
      </w:r>
    </w:p>
    <w:p w14:paraId="6A6EEDB1" w14:textId="77777777" w:rsidR="00C74334" w:rsidRDefault="00DE1A1F" w:rsidP="0052166B">
      <w:pPr>
        <w:spacing w:line="320" w:lineRule="exact"/>
        <w:ind w:left="0"/>
        <w:rPr>
          <w:rFonts w:ascii="DINOT-Extlight" w:hAnsi="DINOT-Extlight" w:cstheme="minorHAnsi"/>
          <w:b/>
          <w:bCs/>
          <w:i/>
          <w:iCs/>
          <w:sz w:val="20"/>
          <w:szCs w:val="20"/>
        </w:rPr>
      </w:pPr>
      <w:r w:rsidRPr="00C74334">
        <w:rPr>
          <w:rFonts w:ascii="DINOT-Extlight" w:hAnsi="DINOT-Extlight" w:cstheme="minorHAnsi"/>
          <w:b/>
          <w:bCs/>
          <w:i/>
          <w:iCs/>
          <w:sz w:val="20"/>
          <w:szCs w:val="20"/>
        </w:rPr>
        <w:t>Figure 9: A support rib</w:t>
      </w:r>
    </w:p>
    <w:p w14:paraId="753C6530" w14:textId="30D55620" w:rsidR="00C74334" w:rsidRDefault="00C74334" w:rsidP="0052166B">
      <w:pPr>
        <w:spacing w:line="320" w:lineRule="exact"/>
        <w:ind w:left="0"/>
        <w:rPr>
          <w:rFonts w:ascii="DINOT-Extlight" w:hAnsi="DINOT-Extlight" w:cstheme="minorHAnsi"/>
          <w:b/>
          <w:bCs/>
          <w:i/>
          <w:iCs/>
          <w:sz w:val="20"/>
          <w:szCs w:val="20"/>
        </w:rPr>
      </w:pPr>
      <w:r w:rsidRPr="00C74334">
        <w:rPr>
          <w:b/>
          <w:bCs/>
          <w:i/>
          <w:iCs/>
          <w:noProof/>
        </w:rPr>
        <w:drawing>
          <wp:anchor distT="0" distB="0" distL="114300" distR="114300" simplePos="0" relativeHeight="251769856" behindDoc="0" locked="0" layoutInCell="1" allowOverlap="1" wp14:anchorId="3C086C1E" wp14:editId="56064B65">
            <wp:simplePos x="0" y="0"/>
            <wp:positionH relativeFrom="margin">
              <wp:align>left</wp:align>
            </wp:positionH>
            <wp:positionV relativeFrom="paragraph">
              <wp:posOffset>18285</wp:posOffset>
            </wp:positionV>
            <wp:extent cx="2421467" cy="136207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43015ee-f58c-4863-b886-d81928bbe9d6.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21467" cy="1362075"/>
                    </a:xfrm>
                    <a:prstGeom prst="rect">
                      <a:avLst/>
                    </a:prstGeom>
                  </pic:spPr>
                </pic:pic>
              </a:graphicData>
            </a:graphic>
            <wp14:sizeRelH relativeFrom="page">
              <wp14:pctWidth>0</wp14:pctWidth>
            </wp14:sizeRelH>
            <wp14:sizeRelV relativeFrom="page">
              <wp14:pctHeight>0</wp14:pctHeight>
            </wp14:sizeRelV>
          </wp:anchor>
        </w:drawing>
      </w:r>
    </w:p>
    <w:p w14:paraId="29ACF57C" w14:textId="77777777" w:rsidR="00C74334" w:rsidRDefault="00C74334" w:rsidP="0052166B">
      <w:pPr>
        <w:spacing w:line="320" w:lineRule="exact"/>
        <w:ind w:left="0"/>
        <w:rPr>
          <w:rFonts w:ascii="DINOT-Extlight" w:hAnsi="DINOT-Extlight" w:cstheme="minorHAnsi"/>
          <w:b/>
          <w:bCs/>
          <w:i/>
          <w:iCs/>
          <w:sz w:val="20"/>
          <w:szCs w:val="20"/>
        </w:rPr>
      </w:pPr>
    </w:p>
    <w:p w14:paraId="460CCEF0" w14:textId="1C5A4A78" w:rsidR="00DE1A1F" w:rsidRDefault="00DE1A1F" w:rsidP="0052166B">
      <w:pPr>
        <w:spacing w:line="320" w:lineRule="exact"/>
        <w:ind w:left="0"/>
        <w:rPr>
          <w:rFonts w:ascii="DINOT-Extlight" w:hAnsi="DINOT-Extlight" w:cstheme="minorHAnsi"/>
          <w:b/>
          <w:bCs/>
          <w:i/>
          <w:iCs/>
          <w:sz w:val="20"/>
          <w:szCs w:val="20"/>
        </w:rPr>
      </w:pPr>
      <w:r w:rsidRPr="00C74334">
        <w:rPr>
          <w:rFonts w:ascii="DINOT-Extlight" w:hAnsi="DINOT-Extlight" w:cstheme="minorHAnsi"/>
          <w:b/>
          <w:bCs/>
          <w:i/>
          <w:iCs/>
          <w:sz w:val="20"/>
          <w:szCs w:val="20"/>
        </w:rPr>
        <w:t xml:space="preserve"> </w:t>
      </w:r>
    </w:p>
    <w:p w14:paraId="4EE7A440" w14:textId="11F59D61" w:rsidR="00C74334" w:rsidRDefault="00C74334" w:rsidP="0052166B">
      <w:pPr>
        <w:spacing w:line="320" w:lineRule="exact"/>
        <w:ind w:left="0"/>
        <w:rPr>
          <w:rFonts w:ascii="DINOT-Extlight" w:hAnsi="DINOT-Extlight" w:cstheme="minorHAnsi"/>
          <w:b/>
          <w:bCs/>
          <w:i/>
          <w:iCs/>
          <w:sz w:val="20"/>
          <w:szCs w:val="20"/>
        </w:rPr>
      </w:pPr>
    </w:p>
    <w:p w14:paraId="16A34079" w14:textId="28BC271B" w:rsidR="00C74334" w:rsidRDefault="00C74334" w:rsidP="0052166B">
      <w:pPr>
        <w:spacing w:line="320" w:lineRule="exact"/>
        <w:ind w:left="0"/>
        <w:rPr>
          <w:rFonts w:ascii="DINOT-Extlight" w:hAnsi="DINOT-Extlight" w:cstheme="minorHAnsi"/>
          <w:b/>
          <w:bCs/>
          <w:i/>
          <w:iCs/>
          <w:sz w:val="20"/>
          <w:szCs w:val="20"/>
        </w:rPr>
      </w:pPr>
    </w:p>
    <w:p w14:paraId="55350E19" w14:textId="046959D8" w:rsidR="00C74334" w:rsidRDefault="00C74334" w:rsidP="0052166B">
      <w:pPr>
        <w:spacing w:line="320" w:lineRule="exact"/>
        <w:ind w:left="0"/>
        <w:rPr>
          <w:rFonts w:ascii="DINOT-Extlight" w:hAnsi="DINOT-Extlight" w:cstheme="minorHAnsi"/>
          <w:b/>
          <w:bCs/>
          <w:i/>
          <w:iCs/>
          <w:sz w:val="20"/>
          <w:szCs w:val="20"/>
        </w:rPr>
      </w:pPr>
    </w:p>
    <w:p w14:paraId="58A863CC" w14:textId="08B5E8BE" w:rsidR="00C74334" w:rsidRDefault="00C74334" w:rsidP="0052166B">
      <w:pPr>
        <w:spacing w:line="320" w:lineRule="exact"/>
        <w:ind w:left="0"/>
        <w:rPr>
          <w:rFonts w:ascii="DINOT-Extlight" w:hAnsi="DINOT-Extlight" w:cstheme="minorHAnsi"/>
          <w:b/>
          <w:bCs/>
          <w:i/>
          <w:iCs/>
          <w:sz w:val="20"/>
          <w:szCs w:val="20"/>
        </w:rPr>
      </w:pPr>
      <w:r w:rsidRPr="00C74334">
        <w:rPr>
          <w:rFonts w:ascii="DINOT-Extlight" w:hAnsi="DINOT-Extlight" w:cstheme="minorHAnsi"/>
          <w:b/>
          <w:bCs/>
          <w:i/>
          <w:iCs/>
          <w:sz w:val="20"/>
          <w:szCs w:val="20"/>
        </w:rPr>
        <w:t>Figure 10: Removing a support rib by hand</w:t>
      </w:r>
    </w:p>
    <w:p w14:paraId="45AE87AE" w14:textId="50F323C1" w:rsidR="00C74334" w:rsidRPr="00C74334" w:rsidRDefault="00C74334" w:rsidP="0052166B">
      <w:pPr>
        <w:spacing w:line="320" w:lineRule="exact"/>
        <w:ind w:left="0"/>
        <w:rPr>
          <w:rFonts w:ascii="DINOT-Extlight" w:hAnsi="DINOT-Extlight" w:cstheme="minorHAnsi"/>
          <w:b/>
          <w:bCs/>
          <w:i/>
          <w:iCs/>
          <w:sz w:val="20"/>
          <w:szCs w:val="20"/>
        </w:rPr>
      </w:pPr>
      <w:r>
        <w:rPr>
          <w:noProof/>
        </w:rPr>
        <w:drawing>
          <wp:anchor distT="0" distB="0" distL="114300" distR="114300" simplePos="0" relativeHeight="251771904" behindDoc="0" locked="0" layoutInCell="1" allowOverlap="1" wp14:anchorId="1AAF7DDB" wp14:editId="39C6E42A">
            <wp:simplePos x="0" y="0"/>
            <wp:positionH relativeFrom="column">
              <wp:posOffset>0</wp:posOffset>
            </wp:positionH>
            <wp:positionV relativeFrom="paragraph">
              <wp:posOffset>13557</wp:posOffset>
            </wp:positionV>
            <wp:extent cx="2416810" cy="1359535"/>
            <wp:effectExtent l="0" t="0" r="254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95b508e-fe07-47b7-9911-ee51686bee7b.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16810" cy="1359535"/>
                    </a:xfrm>
                    <a:prstGeom prst="rect">
                      <a:avLst/>
                    </a:prstGeom>
                  </pic:spPr>
                </pic:pic>
              </a:graphicData>
            </a:graphic>
            <wp14:sizeRelH relativeFrom="page">
              <wp14:pctWidth>0</wp14:pctWidth>
            </wp14:sizeRelH>
            <wp14:sizeRelV relativeFrom="page">
              <wp14:pctHeight>0</wp14:pctHeight>
            </wp14:sizeRelV>
          </wp:anchor>
        </w:drawing>
      </w:r>
    </w:p>
    <w:p w14:paraId="2BED887D" w14:textId="11001850" w:rsidR="006508DC" w:rsidRDefault="006508DC" w:rsidP="002D7F2A">
      <w:pPr>
        <w:spacing w:line="320" w:lineRule="exact"/>
        <w:ind w:left="0"/>
        <w:rPr>
          <w:rFonts w:ascii="DINOT-Extlight" w:hAnsi="DINOT-Extlight" w:cstheme="minorHAnsi"/>
          <w:sz w:val="20"/>
          <w:szCs w:val="20"/>
        </w:rPr>
      </w:pPr>
    </w:p>
    <w:p w14:paraId="4BB16431" w14:textId="6A709244" w:rsidR="00BB2DB0" w:rsidRDefault="00BB2DB0" w:rsidP="002D7F2A">
      <w:pPr>
        <w:spacing w:line="320" w:lineRule="exact"/>
        <w:ind w:left="0"/>
        <w:rPr>
          <w:rFonts w:ascii="DINOT-Extlight" w:hAnsi="DINOT-Extlight" w:cstheme="minorHAnsi"/>
          <w:sz w:val="20"/>
          <w:szCs w:val="20"/>
        </w:rPr>
      </w:pPr>
    </w:p>
    <w:p w14:paraId="7BA81DE8" w14:textId="6485689F" w:rsidR="00BB2DB0" w:rsidRDefault="00BB2DB0" w:rsidP="002D7F2A">
      <w:pPr>
        <w:spacing w:line="320" w:lineRule="exact"/>
        <w:ind w:left="0"/>
        <w:rPr>
          <w:rFonts w:ascii="DINOT-Extlight" w:hAnsi="DINOT-Extlight" w:cstheme="minorHAnsi"/>
          <w:sz w:val="20"/>
          <w:szCs w:val="20"/>
        </w:rPr>
      </w:pPr>
    </w:p>
    <w:p w14:paraId="6D0B966B" w14:textId="059A4C37" w:rsidR="00BB2DB0" w:rsidRDefault="00BB2DB0" w:rsidP="002D7F2A">
      <w:pPr>
        <w:spacing w:line="320" w:lineRule="exact"/>
        <w:ind w:left="0"/>
        <w:rPr>
          <w:rFonts w:ascii="DINOT-Extlight" w:hAnsi="DINOT-Extlight" w:cstheme="minorHAnsi"/>
          <w:sz w:val="20"/>
          <w:szCs w:val="20"/>
        </w:rPr>
      </w:pPr>
    </w:p>
    <w:p w14:paraId="0B6A8AD6" w14:textId="2B4D716E" w:rsidR="00BB2DB0" w:rsidRDefault="00BB2DB0" w:rsidP="002D7F2A">
      <w:pPr>
        <w:spacing w:line="320" w:lineRule="exact"/>
        <w:ind w:left="0"/>
        <w:rPr>
          <w:rFonts w:ascii="DINOT-Extlight" w:hAnsi="DINOT-Extlight" w:cstheme="minorHAnsi"/>
          <w:sz w:val="20"/>
          <w:szCs w:val="20"/>
        </w:rPr>
      </w:pPr>
    </w:p>
    <w:p w14:paraId="55054AF9" w14:textId="0DC5FEC5" w:rsidR="00BB2DB0" w:rsidRDefault="00BB2DB0">
      <w:pPr>
        <w:spacing w:before="0" w:after="160"/>
        <w:ind w:left="0"/>
        <w:rPr>
          <w:rFonts w:ascii="DINOT-Extlight" w:hAnsi="DINOT-Extlight" w:cstheme="minorHAnsi"/>
          <w:sz w:val="20"/>
          <w:szCs w:val="20"/>
        </w:rPr>
      </w:pPr>
      <w:r>
        <w:rPr>
          <w:rFonts w:ascii="DINOT-Extlight" w:hAnsi="DINOT-Extlight" w:cstheme="minorHAnsi"/>
          <w:sz w:val="20"/>
          <w:szCs w:val="20"/>
        </w:rPr>
        <w:br w:type="page"/>
      </w:r>
    </w:p>
    <w:p w14:paraId="54383F7D" w14:textId="7AAA45B4" w:rsidR="00BB2DB0" w:rsidRPr="00BB2DB0" w:rsidRDefault="00BB2DB0" w:rsidP="00BB2DB0">
      <w:pPr>
        <w:pStyle w:val="Heading1"/>
        <w:rPr>
          <w:rFonts w:ascii="DINOT-Bold" w:eastAsia="Times New Roman" w:hAnsi="DINOT-Bold" w:cs="Courier"/>
          <w:noProof/>
          <w:color w:val="ED0677"/>
          <w:sz w:val="26"/>
          <w:szCs w:val="26"/>
        </w:rPr>
      </w:pPr>
      <w:r w:rsidRPr="002D7F2A">
        <w:rPr>
          <w:rFonts w:ascii="DINOT-Extlight" w:hAnsi="DINOT-Extlight"/>
          <w:noProof/>
          <w:sz w:val="20"/>
          <w:szCs w:val="20"/>
        </w:rPr>
        <w:lastRenderedPageBreak/>
        <mc:AlternateContent>
          <mc:Choice Requires="wps">
            <w:drawing>
              <wp:anchor distT="0" distB="0" distL="114300" distR="114300" simplePos="0" relativeHeight="251773952" behindDoc="0" locked="1" layoutInCell="1" allowOverlap="1" wp14:anchorId="4FE1705B" wp14:editId="159DCB7C">
                <wp:simplePos x="0" y="0"/>
                <wp:positionH relativeFrom="column">
                  <wp:posOffset>-147955</wp:posOffset>
                </wp:positionH>
                <wp:positionV relativeFrom="page">
                  <wp:posOffset>1499235</wp:posOffset>
                </wp:positionV>
                <wp:extent cx="45720" cy="7534275"/>
                <wp:effectExtent l="0" t="0" r="30480" b="28575"/>
                <wp:wrapNone/>
                <wp:docPr id="98" name="Straight Connector 98"/>
                <wp:cNvGraphicFramePr/>
                <a:graphic xmlns:a="http://schemas.openxmlformats.org/drawingml/2006/main">
                  <a:graphicData uri="http://schemas.microsoft.com/office/word/2010/wordprocessingShape">
                    <wps:wsp>
                      <wps:cNvCnPr/>
                      <wps:spPr>
                        <a:xfrm>
                          <a:off x="0" y="0"/>
                          <a:ext cx="45720" cy="7534275"/>
                        </a:xfrm>
                        <a:prstGeom prst="line">
                          <a:avLst/>
                        </a:prstGeom>
                        <a:ln>
                          <a:solidFill>
                            <a:srgbClr val="A4A4A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9C2D0" id="Straight Connector 98"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1.65pt,118.05pt" to="-8.05pt,7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" strokecolor="#a4a4a7" strokeweight=".5pt">
                <v:stroke joinstyle="miter"/>
                <w10:wrap anchory="page"/>
                <w10:anchorlock/>
              </v:line>
            </w:pict>
          </mc:Fallback>
        </mc:AlternateContent>
      </w:r>
      <w:r>
        <w:rPr>
          <w:rFonts w:ascii="DINOT-Bold" w:eastAsia="Times New Roman" w:hAnsi="DINOT-Bold" w:cs="Courier"/>
          <w:noProof/>
          <w:color w:val="ED0677"/>
          <w:sz w:val="26"/>
          <w:szCs w:val="26"/>
        </w:rPr>
        <w:t>CLOSING</w:t>
      </w:r>
      <w:r w:rsidRPr="00BB2DB0">
        <w:rPr>
          <w:rFonts w:ascii="DINOT-Bold" w:eastAsia="Times New Roman" w:hAnsi="DINOT-Bold" w:cs="Courier"/>
          <w:noProof/>
          <w:color w:val="ED0677"/>
          <w:sz w:val="26"/>
          <w:szCs w:val="26"/>
        </w:rPr>
        <w:t xml:space="preserve"> </w:t>
      </w:r>
      <w:r>
        <w:rPr>
          <w:rFonts w:ascii="DINOT-Bold" w:eastAsia="Times New Roman" w:hAnsi="DINOT-Bold" w:cs="Courier"/>
          <w:noProof/>
          <w:color w:val="ED0677"/>
          <w:sz w:val="26"/>
          <w:szCs w:val="26"/>
        </w:rPr>
        <w:t>AND</w:t>
      </w:r>
      <w:r w:rsidRPr="00BB2DB0">
        <w:rPr>
          <w:rFonts w:ascii="DINOT-Bold" w:eastAsia="Times New Roman" w:hAnsi="DINOT-Bold" w:cs="Courier"/>
          <w:noProof/>
          <w:color w:val="ED0677"/>
          <w:sz w:val="26"/>
          <w:szCs w:val="26"/>
        </w:rPr>
        <w:t xml:space="preserve"> </w:t>
      </w:r>
      <w:r>
        <w:rPr>
          <w:rFonts w:ascii="DINOT-Bold" w:eastAsia="Times New Roman" w:hAnsi="DINOT-Bold" w:cs="Courier"/>
          <w:noProof/>
          <w:color w:val="ED0677"/>
          <w:sz w:val="26"/>
          <w:szCs w:val="26"/>
        </w:rPr>
        <w:t>OPENING</w:t>
      </w:r>
      <w:r w:rsidRPr="00BB2DB0">
        <w:rPr>
          <w:rFonts w:ascii="DINOT-Bold" w:eastAsia="Times New Roman" w:hAnsi="DINOT-Bold" w:cs="Courier"/>
          <w:noProof/>
          <w:color w:val="ED0677"/>
          <w:sz w:val="26"/>
          <w:szCs w:val="26"/>
        </w:rPr>
        <w:t xml:space="preserve"> </w:t>
      </w:r>
      <w:r>
        <w:rPr>
          <w:rFonts w:ascii="DINOT-Bold" w:eastAsia="Times New Roman" w:hAnsi="DINOT-Bold" w:cs="Courier"/>
          <w:noProof/>
          <w:color w:val="ED0677"/>
          <w:sz w:val="26"/>
          <w:szCs w:val="26"/>
        </w:rPr>
        <w:t>HOLES</w:t>
      </w:r>
      <w:r w:rsidRPr="00BB2DB0">
        <w:rPr>
          <w:rFonts w:ascii="DINOT-Bold" w:eastAsia="Times New Roman" w:hAnsi="DINOT-Bold" w:cs="Courier"/>
          <w:noProof/>
          <w:color w:val="ED0677"/>
          <w:sz w:val="26"/>
          <w:szCs w:val="26"/>
        </w:rPr>
        <w:t xml:space="preserve"> </w:t>
      </w:r>
      <w:r>
        <w:rPr>
          <w:rFonts w:ascii="DINOT-Bold" w:eastAsia="Times New Roman" w:hAnsi="DINOT-Bold" w:cs="Courier"/>
          <w:noProof/>
          <w:color w:val="ED0677"/>
          <w:sz w:val="26"/>
          <w:szCs w:val="26"/>
        </w:rPr>
        <w:t>IN</w:t>
      </w:r>
      <w:r w:rsidRPr="00BB2DB0">
        <w:rPr>
          <w:rFonts w:ascii="DINOT-Bold" w:eastAsia="Times New Roman" w:hAnsi="DINOT-Bold" w:cs="Courier"/>
          <w:noProof/>
          <w:color w:val="ED0677"/>
          <w:sz w:val="26"/>
          <w:szCs w:val="26"/>
        </w:rPr>
        <w:t xml:space="preserve"> </w:t>
      </w:r>
      <w:r>
        <w:rPr>
          <w:rFonts w:ascii="DINOT-Bold" w:eastAsia="Times New Roman" w:hAnsi="DINOT-Bold" w:cs="Courier"/>
          <w:noProof/>
          <w:color w:val="ED0677"/>
          <w:sz w:val="26"/>
          <w:szCs w:val="26"/>
        </w:rPr>
        <w:t>A</w:t>
      </w:r>
      <w:r w:rsidRPr="00BB2DB0">
        <w:rPr>
          <w:rFonts w:ascii="DINOT-Bold" w:eastAsia="Times New Roman" w:hAnsi="DINOT-Bold" w:cs="Courier"/>
          <w:noProof/>
          <w:color w:val="ED0677"/>
          <w:sz w:val="26"/>
          <w:szCs w:val="26"/>
        </w:rPr>
        <w:t xml:space="preserve"> M</w:t>
      </w:r>
      <w:r>
        <w:rPr>
          <w:rFonts w:ascii="DINOT-Bold" w:eastAsia="Times New Roman" w:hAnsi="DINOT-Bold" w:cs="Courier"/>
          <w:noProof/>
          <w:color w:val="ED0677"/>
          <w:sz w:val="26"/>
          <w:szCs w:val="26"/>
        </w:rPr>
        <w:t>ODEL</w:t>
      </w:r>
    </w:p>
    <w:p w14:paraId="6E84A3BE" w14:textId="1C4E4E32" w:rsidR="00BB2DB0" w:rsidRPr="00E72DB8" w:rsidRDefault="00BB2DB0" w:rsidP="00E72DB8">
      <w:pPr>
        <w:spacing w:line="320" w:lineRule="exact"/>
        <w:ind w:left="0"/>
        <w:rPr>
          <w:rFonts w:ascii="DINOT" w:hAnsi="DINOT" w:cstheme="minorHAnsi"/>
          <w:b/>
          <w:bCs/>
          <w:sz w:val="22"/>
        </w:rPr>
      </w:pPr>
      <w:r w:rsidRPr="00BB2DB0">
        <w:rPr>
          <w:rFonts w:ascii="DINOT-Extlight" w:hAnsi="DINOT-Extlight" w:cstheme="minorHAnsi"/>
          <w:noProof/>
          <w:sz w:val="20"/>
          <w:szCs w:val="20"/>
        </w:rPr>
        <w:drawing>
          <wp:anchor distT="0" distB="0" distL="114300" distR="114300" simplePos="0" relativeHeight="251776000" behindDoc="0" locked="0" layoutInCell="1" allowOverlap="1" wp14:anchorId="6432771F" wp14:editId="7FFB3288">
            <wp:simplePos x="0" y="0"/>
            <wp:positionH relativeFrom="column">
              <wp:posOffset>-2291080</wp:posOffset>
            </wp:positionH>
            <wp:positionV relativeFrom="page">
              <wp:posOffset>2211927</wp:posOffset>
            </wp:positionV>
            <wp:extent cx="1685459" cy="1994053"/>
            <wp:effectExtent l="0" t="0" r="0" b="6350"/>
            <wp:wrapNone/>
            <wp:docPr id="100" name="Graphic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685459" cy="1994053"/>
                    </a:xfrm>
                    <a:prstGeom prst="rect">
                      <a:avLst/>
                    </a:prstGeom>
                  </pic:spPr>
                </pic:pic>
              </a:graphicData>
            </a:graphic>
            <wp14:sizeRelH relativeFrom="margin">
              <wp14:pctWidth>0</wp14:pctWidth>
            </wp14:sizeRelH>
            <wp14:sizeRelV relativeFrom="margin">
              <wp14:pctHeight>0</wp14:pctHeight>
            </wp14:sizeRelV>
          </wp:anchor>
        </w:drawing>
      </w:r>
      <w:r w:rsidRPr="00BB2DB0">
        <w:rPr>
          <w:rFonts w:ascii="DINOT-Extlight" w:hAnsi="DINOT-Extlight" w:cstheme="minorHAnsi"/>
          <w:noProof/>
          <w:sz w:val="20"/>
          <w:szCs w:val="20"/>
        </w:rPr>
        <mc:AlternateContent>
          <mc:Choice Requires="wps">
            <w:drawing>
              <wp:anchor distT="0" distB="0" distL="114300" distR="114300" simplePos="0" relativeHeight="251777024" behindDoc="0" locked="1" layoutInCell="1" allowOverlap="1" wp14:anchorId="42FC23DF" wp14:editId="3A1FE637">
                <wp:simplePos x="0" y="0"/>
                <wp:positionH relativeFrom="column">
                  <wp:posOffset>-2258695</wp:posOffset>
                </wp:positionH>
                <wp:positionV relativeFrom="margin">
                  <wp:posOffset>746760</wp:posOffset>
                </wp:positionV>
                <wp:extent cx="1645920" cy="1806575"/>
                <wp:effectExtent l="0" t="0" r="0" b="3175"/>
                <wp:wrapNone/>
                <wp:docPr id="99" name="Text Box 99"/>
                <wp:cNvGraphicFramePr/>
                <a:graphic xmlns:a="http://schemas.openxmlformats.org/drawingml/2006/main">
                  <a:graphicData uri="http://schemas.microsoft.com/office/word/2010/wordprocessingShape">
                    <wps:wsp>
                      <wps:cNvSpPr txBox="1"/>
                      <wps:spPr>
                        <a:xfrm>
                          <a:off x="0" y="0"/>
                          <a:ext cx="1645920" cy="1806575"/>
                        </a:xfrm>
                        <a:prstGeom prst="rect">
                          <a:avLst/>
                        </a:prstGeom>
                        <a:noFill/>
                        <a:ln w="6350">
                          <a:noFill/>
                        </a:ln>
                      </wps:spPr>
                      <wps:txbx>
                        <w:txbxContent>
                          <w:p w14:paraId="4D5E8195" w14:textId="77032561" w:rsidR="003C6A84" w:rsidRPr="00B765BF" w:rsidRDefault="003C6A84" w:rsidP="00BB2DB0">
                            <w:pPr>
                              <w:ind w:left="0"/>
                              <w:rPr>
                                <w:rFonts w:ascii="DINOT-Bold" w:hAnsi="DINOT-Bold" w:cstheme="minorHAnsi"/>
                                <w:color w:val="ED0677"/>
                                <w:sz w:val="20"/>
                                <w:szCs w:val="20"/>
                              </w:rPr>
                            </w:pPr>
                            <w:r>
                              <w:rPr>
                                <w:rFonts w:ascii="DINOT-Bold" w:hAnsi="DINOT-Bold" w:cstheme="minorHAnsi"/>
                                <w:color w:val="ED0677"/>
                                <w:sz w:val="20"/>
                                <w:szCs w:val="20"/>
                              </w:rPr>
                              <w:t>Tip:</w:t>
                            </w:r>
                          </w:p>
                          <w:p w14:paraId="3D9E09EB" w14:textId="6F451CE9" w:rsidR="003C6A84" w:rsidRPr="00B765BF" w:rsidRDefault="003C6A84" w:rsidP="00043E64">
                            <w:pPr>
                              <w:ind w:left="0"/>
                              <w:rPr>
                                <w:rFonts w:ascii="DINOT-Extlight" w:hAnsi="DINOT-Extlight"/>
                                <w:sz w:val="20"/>
                                <w:szCs w:val="20"/>
                              </w:rPr>
                            </w:pPr>
                            <w:r w:rsidRPr="00043E64">
                              <w:rPr>
                                <w:rFonts w:ascii="DINOT" w:hAnsi="DINOT" w:cstheme="minorHAnsi"/>
                                <w:sz w:val="20"/>
                                <w:szCs w:val="20"/>
                              </w:rPr>
                              <w:t xml:space="preserve">After printing, save and store leftover gel material from the gel pail </w:t>
                            </w:r>
                            <w:del w:id="102" w:author="Louis Gordon" w:date="2017-12-12T12:48:00Z">
                              <w:r w:rsidDel="009F6B43">
                                <w:rPr>
                                  <w:rFonts w:ascii="DINOT" w:hAnsi="DINOT" w:cstheme="minorHAnsi"/>
                                  <w:sz w:val="20"/>
                                  <w:szCs w:val="20"/>
                                </w:rPr>
                                <w:delText>to be used</w:delText>
                              </w:r>
                              <w:r w:rsidRPr="00043E64" w:rsidDel="009F6B43">
                                <w:rPr>
                                  <w:rFonts w:ascii="DINOT" w:hAnsi="DINOT" w:cstheme="minorHAnsi"/>
                                  <w:sz w:val="20"/>
                                  <w:szCs w:val="20"/>
                                </w:rPr>
                                <w:delText xml:space="preserve"> in</w:delText>
                              </w:r>
                            </w:del>
                            <w:ins w:id="103" w:author="Louis Gordon" w:date="2017-12-12T12:48:00Z">
                              <w:r>
                                <w:rPr>
                                  <w:rFonts w:ascii="DINOT" w:hAnsi="DINOT" w:cstheme="minorHAnsi"/>
                                  <w:sz w:val="20"/>
                                  <w:szCs w:val="20"/>
                                </w:rPr>
                                <w:t>for</w:t>
                              </w:r>
                            </w:ins>
                            <w:r w:rsidRPr="00043E64">
                              <w:rPr>
                                <w:rFonts w:ascii="DINOT" w:hAnsi="DINOT" w:cstheme="minorHAnsi"/>
                                <w:sz w:val="20"/>
                                <w:szCs w:val="20"/>
                              </w:rPr>
                              <w:t xml:space="preserve"> closing small holes.  The </w:t>
                            </w:r>
                            <w:ins w:id="104" w:author="Louis Gordon" w:date="2017-12-12T12:48:00Z">
                              <w:r>
                                <w:rPr>
                                  <w:rFonts w:ascii="DINOT" w:hAnsi="DINOT" w:cstheme="minorHAnsi"/>
                                  <w:sz w:val="20"/>
                                  <w:szCs w:val="20"/>
                                </w:rPr>
                                <w:t xml:space="preserve">leftover </w:t>
                              </w:r>
                            </w:ins>
                            <w:r w:rsidRPr="00043E64">
                              <w:rPr>
                                <w:rFonts w:ascii="DINOT" w:hAnsi="DINOT" w:cstheme="minorHAnsi"/>
                                <w:sz w:val="20"/>
                                <w:szCs w:val="20"/>
                              </w:rPr>
                              <w:t xml:space="preserve">gel should be stored in a sealed </w:t>
                            </w:r>
                            <w:r>
                              <w:rPr>
                                <w:rFonts w:ascii="DINOT" w:hAnsi="DINOT" w:cstheme="minorHAnsi"/>
                                <w:sz w:val="20"/>
                                <w:szCs w:val="20"/>
                              </w:rPr>
                              <w:t>container</w:t>
                            </w:r>
                            <w:r w:rsidRPr="00043E64">
                              <w:rPr>
                                <w:rFonts w:ascii="DINOT" w:hAnsi="DINOT" w:cstheme="minorHAnsi"/>
                                <w:sz w:val="20"/>
                                <w:szCs w:val="20"/>
                              </w:rPr>
                              <w:t xml:space="preserve"> that is protected from 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C23DF" id="Text Box 99" o:spid="_x0000_s1037" type="#_x0000_t202" style="position:absolute;margin-left:-177.85pt;margin-top:58.8pt;width:129.6pt;height:142.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" filled="f" stroked="f" strokeweight=".5pt">
                <v:textbox>
                  <w:txbxContent>
                    <w:p w14:paraId="4D5E8195" w14:textId="77032561" w:rsidR="003C6A84" w:rsidRPr="00B765BF" w:rsidRDefault="003C6A84" w:rsidP="00BB2DB0">
                      <w:pPr>
                        <w:ind w:left="0"/>
                        <w:rPr>
                          <w:rFonts w:ascii="DINOT-Bold" w:hAnsi="DINOT-Bold" w:cstheme="minorHAnsi"/>
                          <w:color w:val="ED0677"/>
                          <w:sz w:val="20"/>
                          <w:szCs w:val="20"/>
                        </w:rPr>
                      </w:pPr>
                      <w:r>
                        <w:rPr>
                          <w:rFonts w:ascii="DINOT-Bold" w:hAnsi="DINOT-Bold" w:cstheme="minorHAnsi"/>
                          <w:color w:val="ED0677"/>
                          <w:sz w:val="20"/>
                          <w:szCs w:val="20"/>
                        </w:rPr>
                        <w:t>Tip:</w:t>
                      </w:r>
                    </w:p>
                    <w:p w14:paraId="3D9E09EB" w14:textId="6F451CE9" w:rsidR="003C6A84" w:rsidRPr="00B765BF" w:rsidRDefault="003C6A84" w:rsidP="00043E64">
                      <w:pPr>
                        <w:ind w:left="0"/>
                        <w:rPr>
                          <w:rFonts w:ascii="DINOT-Extlight" w:hAnsi="DINOT-Extlight"/>
                          <w:sz w:val="20"/>
                          <w:szCs w:val="20"/>
                        </w:rPr>
                      </w:pPr>
                      <w:r w:rsidRPr="00043E64">
                        <w:rPr>
                          <w:rFonts w:ascii="DINOT" w:hAnsi="DINOT" w:cstheme="minorHAnsi"/>
                          <w:sz w:val="20"/>
                          <w:szCs w:val="20"/>
                        </w:rPr>
                        <w:t xml:space="preserve">After printing, save and store leftover gel material from the gel pail </w:t>
                      </w:r>
                      <w:del w:id="105" w:author="Louis Gordon" w:date="2017-12-12T12:48:00Z">
                        <w:r w:rsidDel="009F6B43">
                          <w:rPr>
                            <w:rFonts w:ascii="DINOT" w:hAnsi="DINOT" w:cstheme="minorHAnsi"/>
                            <w:sz w:val="20"/>
                            <w:szCs w:val="20"/>
                          </w:rPr>
                          <w:delText>to be used</w:delText>
                        </w:r>
                        <w:r w:rsidRPr="00043E64" w:rsidDel="009F6B43">
                          <w:rPr>
                            <w:rFonts w:ascii="DINOT" w:hAnsi="DINOT" w:cstheme="minorHAnsi"/>
                            <w:sz w:val="20"/>
                            <w:szCs w:val="20"/>
                          </w:rPr>
                          <w:delText xml:space="preserve"> in</w:delText>
                        </w:r>
                      </w:del>
                      <w:ins w:id="106" w:author="Louis Gordon" w:date="2017-12-12T12:48:00Z">
                        <w:r>
                          <w:rPr>
                            <w:rFonts w:ascii="DINOT" w:hAnsi="DINOT" w:cstheme="minorHAnsi"/>
                            <w:sz w:val="20"/>
                            <w:szCs w:val="20"/>
                          </w:rPr>
                          <w:t>for</w:t>
                        </w:r>
                      </w:ins>
                      <w:r w:rsidRPr="00043E64">
                        <w:rPr>
                          <w:rFonts w:ascii="DINOT" w:hAnsi="DINOT" w:cstheme="minorHAnsi"/>
                          <w:sz w:val="20"/>
                          <w:szCs w:val="20"/>
                        </w:rPr>
                        <w:t xml:space="preserve"> closing small holes.  The </w:t>
                      </w:r>
                      <w:ins w:id="107" w:author="Louis Gordon" w:date="2017-12-12T12:48:00Z">
                        <w:r>
                          <w:rPr>
                            <w:rFonts w:ascii="DINOT" w:hAnsi="DINOT" w:cstheme="minorHAnsi"/>
                            <w:sz w:val="20"/>
                            <w:szCs w:val="20"/>
                          </w:rPr>
                          <w:t xml:space="preserve">leftover </w:t>
                        </w:r>
                      </w:ins>
                      <w:r w:rsidRPr="00043E64">
                        <w:rPr>
                          <w:rFonts w:ascii="DINOT" w:hAnsi="DINOT" w:cstheme="minorHAnsi"/>
                          <w:sz w:val="20"/>
                          <w:szCs w:val="20"/>
                        </w:rPr>
                        <w:t xml:space="preserve">gel should be stored in a sealed </w:t>
                      </w:r>
                      <w:r>
                        <w:rPr>
                          <w:rFonts w:ascii="DINOT" w:hAnsi="DINOT" w:cstheme="minorHAnsi"/>
                          <w:sz w:val="20"/>
                          <w:szCs w:val="20"/>
                        </w:rPr>
                        <w:t>container</w:t>
                      </w:r>
                      <w:r w:rsidRPr="00043E64">
                        <w:rPr>
                          <w:rFonts w:ascii="DINOT" w:hAnsi="DINOT" w:cstheme="minorHAnsi"/>
                          <w:sz w:val="20"/>
                          <w:szCs w:val="20"/>
                        </w:rPr>
                        <w:t xml:space="preserve"> that is protected from light.</w:t>
                      </w:r>
                    </w:p>
                  </w:txbxContent>
                </v:textbox>
                <w10:wrap anchory="margin"/>
                <w10:anchorlock/>
              </v:shape>
            </w:pict>
          </mc:Fallback>
        </mc:AlternateContent>
      </w:r>
      <w:r w:rsidR="00E72DB8">
        <w:rPr>
          <w:rFonts w:ascii="DINOT" w:hAnsi="DINOT" w:cstheme="minorHAnsi"/>
          <w:b/>
          <w:bCs/>
          <w:sz w:val="22"/>
        </w:rPr>
        <w:t>Cl</w:t>
      </w:r>
      <w:r w:rsidRPr="00E72DB8">
        <w:rPr>
          <w:rFonts w:ascii="DINOT" w:hAnsi="DINOT" w:cstheme="minorHAnsi"/>
          <w:b/>
          <w:bCs/>
          <w:sz w:val="22"/>
        </w:rPr>
        <w:t xml:space="preserve">osing Small Holes </w:t>
      </w:r>
    </w:p>
    <w:p w14:paraId="7726D436" w14:textId="59137B77" w:rsidR="00BB2DB0" w:rsidRDefault="00BB2DB0" w:rsidP="00BB2DB0">
      <w:pPr>
        <w:spacing w:line="320" w:lineRule="exact"/>
        <w:ind w:left="0"/>
        <w:rPr>
          <w:rFonts w:ascii="DINOT-Extlight" w:hAnsi="DINOT-Extlight" w:cstheme="minorHAnsi"/>
          <w:sz w:val="20"/>
          <w:szCs w:val="20"/>
        </w:rPr>
      </w:pPr>
      <w:r w:rsidRPr="00BB2DB0">
        <w:rPr>
          <w:rFonts w:ascii="DINOT-Extlight" w:hAnsi="DINOT-Extlight" w:cstheme="minorHAnsi"/>
          <w:sz w:val="20"/>
          <w:szCs w:val="20"/>
        </w:rPr>
        <w:t>There are often small holes in the model due to the nature of the printing process, especially at the very top the model. These small holes are created when the Massivit printer tip reaches its minimum printing size. These holes can be very easily closed using a very small amount of Massivit Dimengel printing gel.</w:t>
      </w:r>
    </w:p>
    <w:p w14:paraId="34EE6460" w14:textId="400888BA" w:rsidR="008B78F1" w:rsidRDefault="00CE4026" w:rsidP="008B78F1">
      <w:pPr>
        <w:spacing w:line="320" w:lineRule="exact"/>
        <w:ind w:left="0"/>
        <w:rPr>
          <w:rFonts w:ascii="DINOT-Extlight" w:hAnsi="DINOT-Extlight" w:cstheme="minorHAnsi"/>
          <w:sz w:val="20"/>
          <w:szCs w:val="20"/>
        </w:rPr>
      </w:pPr>
      <w:r w:rsidRPr="00CE4026">
        <w:rPr>
          <w:rFonts w:ascii="DINOT-Extlight" w:hAnsi="DINOT-Extlight" w:cstheme="minorHAnsi"/>
          <w:sz w:val="20"/>
          <w:szCs w:val="20"/>
        </w:rPr>
        <w:t xml:space="preserve">When a small hole occurs, place a small amount of Dimengel on top of the hole and then wipe the area to keep it smooth. Because of the gel’s viscosity, it will take it a few seconds </w:t>
      </w:r>
      <w:r w:rsidR="00BE5C23">
        <w:rPr>
          <w:rFonts w:ascii="DINOT-Extlight" w:hAnsi="DINOT-Extlight" w:cstheme="minorHAnsi"/>
          <w:sz w:val="20"/>
          <w:szCs w:val="20"/>
        </w:rPr>
        <w:t>to</w:t>
      </w:r>
      <w:r w:rsidRPr="00CE4026">
        <w:rPr>
          <w:rFonts w:ascii="DINOT-Extlight" w:hAnsi="DINOT-Extlight" w:cstheme="minorHAnsi"/>
          <w:sz w:val="20"/>
          <w:szCs w:val="20"/>
        </w:rPr>
        <w:t xml:space="preserve"> fall through the hole. Before this occurs, quickly cure the raw gel area with a UV flashlight. The gel will solidify and close the hole. </w:t>
      </w:r>
      <w:r w:rsidRPr="008B78F1">
        <w:rPr>
          <w:rFonts w:ascii="DINOT-Extlight" w:hAnsi="DINOT-Extlight" w:cstheme="minorHAnsi"/>
          <w:i/>
          <w:iCs/>
          <w:sz w:val="20"/>
          <w:szCs w:val="20"/>
        </w:rPr>
        <w:t xml:space="preserve">See </w:t>
      </w:r>
      <w:del w:id="108" w:author="Louis Gordon" w:date="2017-12-12T12:48:00Z">
        <w:r w:rsidRPr="008B78F1" w:rsidDel="009F6B43">
          <w:rPr>
            <w:rFonts w:ascii="DINOT-Extlight" w:hAnsi="DINOT-Extlight" w:cstheme="minorHAnsi"/>
            <w:i/>
            <w:iCs/>
            <w:sz w:val="20"/>
            <w:szCs w:val="20"/>
          </w:rPr>
          <w:delText xml:space="preserve">Figures </w:delText>
        </w:r>
      </w:del>
      <w:ins w:id="109" w:author="Louis Gordon" w:date="2017-12-12T12:48:00Z">
        <w:r w:rsidR="009F6B43">
          <w:rPr>
            <w:rFonts w:ascii="DINOT-Extlight" w:hAnsi="DINOT-Extlight" w:cstheme="minorHAnsi"/>
            <w:i/>
            <w:iCs/>
            <w:sz w:val="20"/>
            <w:szCs w:val="20"/>
          </w:rPr>
          <w:t>f</w:t>
        </w:r>
        <w:r w:rsidR="009F6B43" w:rsidRPr="008B78F1">
          <w:rPr>
            <w:rFonts w:ascii="DINOT-Extlight" w:hAnsi="DINOT-Extlight" w:cstheme="minorHAnsi"/>
            <w:i/>
            <w:iCs/>
            <w:sz w:val="20"/>
            <w:szCs w:val="20"/>
          </w:rPr>
          <w:t xml:space="preserve">igures </w:t>
        </w:r>
      </w:ins>
      <w:r w:rsidRPr="008B78F1">
        <w:rPr>
          <w:rFonts w:ascii="DINOT-Extlight" w:hAnsi="DINOT-Extlight" w:cstheme="minorHAnsi"/>
          <w:i/>
          <w:iCs/>
          <w:sz w:val="20"/>
          <w:szCs w:val="20"/>
        </w:rPr>
        <w:t>11-13</w:t>
      </w:r>
      <w:ins w:id="110" w:author="Louis Gordon" w:date="2017-12-12T12:49:00Z">
        <w:r w:rsidR="009F6B43">
          <w:rPr>
            <w:rFonts w:ascii="DINOT-Extlight" w:hAnsi="DINOT-Extlight" w:cstheme="minorHAnsi"/>
            <w:i/>
            <w:iCs/>
            <w:sz w:val="20"/>
            <w:szCs w:val="20"/>
          </w:rPr>
          <w:t>.</w:t>
        </w:r>
      </w:ins>
      <w:r w:rsidR="008B78F1" w:rsidRPr="008B78F1">
        <w:rPr>
          <w:rFonts w:ascii="DINOT-Extlight" w:hAnsi="DINOT-Extlight" w:cstheme="minorHAnsi"/>
          <w:sz w:val="20"/>
          <w:szCs w:val="20"/>
        </w:rPr>
        <w:t xml:space="preserve"> </w:t>
      </w:r>
    </w:p>
    <w:p w14:paraId="5A5C5D20" w14:textId="353FEBB5" w:rsidR="008B78F1" w:rsidRDefault="008B78F1" w:rsidP="008B78F1">
      <w:pPr>
        <w:spacing w:line="320" w:lineRule="exact"/>
        <w:ind w:left="0"/>
        <w:rPr>
          <w:rFonts w:ascii="DINOT-Extlight" w:hAnsi="DINOT-Extlight" w:cstheme="minorHAnsi"/>
          <w:sz w:val="20"/>
          <w:szCs w:val="20"/>
        </w:rPr>
      </w:pPr>
      <w:r w:rsidRPr="008B78F1">
        <w:rPr>
          <w:b/>
          <w:bCs/>
          <w:i/>
          <w:iCs/>
          <w:noProof/>
        </w:rPr>
        <w:drawing>
          <wp:anchor distT="0" distB="0" distL="114300" distR="114300" simplePos="0" relativeHeight="251779072" behindDoc="0" locked="0" layoutInCell="1" allowOverlap="1" wp14:anchorId="1D175BD6" wp14:editId="02B02B97">
            <wp:simplePos x="0" y="0"/>
            <wp:positionH relativeFrom="margin">
              <wp:posOffset>0</wp:posOffset>
            </wp:positionH>
            <wp:positionV relativeFrom="paragraph">
              <wp:posOffset>271558</wp:posOffset>
            </wp:positionV>
            <wp:extent cx="1928495" cy="12858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74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28495" cy="1285875"/>
                    </a:xfrm>
                    <a:prstGeom prst="rect">
                      <a:avLst/>
                    </a:prstGeom>
                  </pic:spPr>
                </pic:pic>
              </a:graphicData>
            </a:graphic>
          </wp:anchor>
        </w:drawing>
      </w:r>
    </w:p>
    <w:p w14:paraId="26950B90" w14:textId="445B0215" w:rsidR="008B78F1" w:rsidRDefault="008B78F1" w:rsidP="008B78F1">
      <w:pPr>
        <w:spacing w:line="320" w:lineRule="exact"/>
        <w:ind w:left="0"/>
        <w:rPr>
          <w:rFonts w:ascii="DINOT-Extlight" w:hAnsi="DINOT-Extlight" w:cstheme="minorHAnsi"/>
          <w:b/>
          <w:bCs/>
          <w:i/>
          <w:iCs/>
          <w:sz w:val="20"/>
          <w:szCs w:val="20"/>
        </w:rPr>
      </w:pPr>
    </w:p>
    <w:p w14:paraId="07B48015" w14:textId="2918E1C3" w:rsidR="008B78F1" w:rsidRDefault="008B78F1" w:rsidP="008B78F1">
      <w:pPr>
        <w:spacing w:line="320" w:lineRule="exact"/>
        <w:ind w:left="0"/>
        <w:rPr>
          <w:rFonts w:ascii="DINOT-Extlight" w:hAnsi="DINOT-Extlight" w:cstheme="minorHAnsi"/>
          <w:b/>
          <w:bCs/>
          <w:i/>
          <w:iCs/>
          <w:sz w:val="20"/>
          <w:szCs w:val="20"/>
        </w:rPr>
      </w:pPr>
    </w:p>
    <w:p w14:paraId="0B2180F2" w14:textId="0E1C3BB5" w:rsidR="008B78F1" w:rsidRDefault="008B78F1" w:rsidP="008B78F1">
      <w:pPr>
        <w:spacing w:line="320" w:lineRule="exact"/>
        <w:ind w:left="0"/>
        <w:rPr>
          <w:rFonts w:ascii="DINOT-Extlight" w:hAnsi="DINOT-Extlight" w:cstheme="minorHAnsi"/>
          <w:b/>
          <w:bCs/>
          <w:i/>
          <w:iCs/>
          <w:sz w:val="20"/>
          <w:szCs w:val="20"/>
        </w:rPr>
      </w:pPr>
    </w:p>
    <w:p w14:paraId="2D860BA2" w14:textId="72C741B4" w:rsidR="008B78F1" w:rsidRPr="008B78F1" w:rsidRDefault="008B78F1" w:rsidP="008B78F1">
      <w:pPr>
        <w:spacing w:line="320" w:lineRule="exact"/>
        <w:ind w:left="0"/>
        <w:rPr>
          <w:rFonts w:ascii="DINOT-Extlight" w:hAnsi="DINOT-Extlight" w:cstheme="minorHAnsi"/>
          <w:b/>
          <w:bCs/>
          <w:i/>
          <w:iCs/>
          <w:sz w:val="20"/>
          <w:szCs w:val="20"/>
        </w:rPr>
      </w:pPr>
      <w:r w:rsidRPr="008B78F1">
        <w:rPr>
          <w:rFonts w:ascii="DINOT-Extlight" w:hAnsi="DINOT-Extlight" w:cstheme="minorHAnsi"/>
          <w:b/>
          <w:bCs/>
          <w:i/>
          <w:iCs/>
          <w:sz w:val="20"/>
          <w:szCs w:val="20"/>
        </w:rPr>
        <w:t>Figure 11: Apply a small portion of Dimengel on top of the hole.</w:t>
      </w:r>
    </w:p>
    <w:p w14:paraId="0F915CE6" w14:textId="61309398" w:rsidR="008B78F1" w:rsidRDefault="008B78F1" w:rsidP="008B78F1">
      <w:pPr>
        <w:spacing w:line="320" w:lineRule="exact"/>
        <w:ind w:left="0"/>
        <w:rPr>
          <w:rFonts w:ascii="DINOT-Extlight" w:hAnsi="DINOT-Extlight" w:cstheme="minorHAnsi"/>
          <w:i/>
          <w:iCs/>
          <w:sz w:val="20"/>
          <w:szCs w:val="20"/>
        </w:rPr>
      </w:pPr>
      <w:r w:rsidRPr="008B78F1">
        <w:rPr>
          <w:rFonts w:ascii="Calibri" w:eastAsia="Calibri" w:hAnsi="Calibri" w:cs="Arial"/>
          <w:noProof/>
          <w:sz w:val="22"/>
        </w:rPr>
        <w:drawing>
          <wp:anchor distT="0" distB="0" distL="114300" distR="114300" simplePos="0" relativeHeight="251780096" behindDoc="0" locked="0" layoutInCell="1" allowOverlap="1" wp14:anchorId="0A0CE645" wp14:editId="63C6CD23">
            <wp:simplePos x="0" y="0"/>
            <wp:positionH relativeFrom="column">
              <wp:posOffset>0</wp:posOffset>
            </wp:positionH>
            <wp:positionV relativeFrom="paragraph">
              <wp:posOffset>145828</wp:posOffset>
            </wp:positionV>
            <wp:extent cx="1928495" cy="1285240"/>
            <wp:effectExtent l="0" t="0" r="0"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744.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28495" cy="1285240"/>
                    </a:xfrm>
                    <a:prstGeom prst="rect">
                      <a:avLst/>
                    </a:prstGeom>
                  </pic:spPr>
                </pic:pic>
              </a:graphicData>
            </a:graphic>
          </wp:anchor>
        </w:drawing>
      </w:r>
    </w:p>
    <w:p w14:paraId="18B446F5" w14:textId="236AF62D" w:rsidR="008B78F1" w:rsidRDefault="008B78F1" w:rsidP="008B78F1">
      <w:pPr>
        <w:spacing w:line="320" w:lineRule="exact"/>
        <w:ind w:left="0"/>
        <w:rPr>
          <w:rFonts w:ascii="DINOT-Extlight" w:hAnsi="DINOT-Extlight" w:cstheme="minorHAnsi"/>
          <w:i/>
          <w:iCs/>
          <w:sz w:val="20"/>
          <w:szCs w:val="20"/>
        </w:rPr>
      </w:pPr>
    </w:p>
    <w:p w14:paraId="4E85C0FA" w14:textId="77777777" w:rsidR="008B78F1" w:rsidRDefault="008B78F1" w:rsidP="008B78F1">
      <w:pPr>
        <w:spacing w:line="320" w:lineRule="exact"/>
        <w:ind w:left="0"/>
        <w:rPr>
          <w:rFonts w:ascii="DINOT-Extlight" w:hAnsi="DINOT-Extlight" w:cstheme="minorHAnsi"/>
          <w:i/>
          <w:iCs/>
          <w:sz w:val="20"/>
          <w:szCs w:val="20"/>
        </w:rPr>
      </w:pPr>
    </w:p>
    <w:p w14:paraId="36AD5CFA" w14:textId="61301799" w:rsidR="008B78F1" w:rsidRDefault="008B78F1" w:rsidP="008B78F1">
      <w:pPr>
        <w:spacing w:line="320" w:lineRule="exact"/>
        <w:ind w:left="0"/>
        <w:rPr>
          <w:rFonts w:ascii="DINOT-Extlight" w:hAnsi="DINOT-Extlight" w:cstheme="minorHAnsi"/>
          <w:b/>
          <w:bCs/>
          <w:i/>
          <w:iCs/>
          <w:sz w:val="20"/>
          <w:szCs w:val="20"/>
        </w:rPr>
      </w:pPr>
      <w:r w:rsidRPr="008B78F1">
        <w:rPr>
          <w:rFonts w:ascii="DINOT-Extlight" w:hAnsi="DINOT-Extlight" w:cstheme="minorHAnsi"/>
          <w:b/>
          <w:bCs/>
          <w:i/>
          <w:iCs/>
          <w:sz w:val="20"/>
          <w:szCs w:val="20"/>
        </w:rPr>
        <w:t>Figure 12: Wipe the area to keep it smooth.</w:t>
      </w:r>
    </w:p>
    <w:p w14:paraId="0D0645F1" w14:textId="77777777" w:rsidR="008B78F1" w:rsidRDefault="008B78F1" w:rsidP="008B78F1">
      <w:pPr>
        <w:spacing w:line="320" w:lineRule="exact"/>
        <w:ind w:left="0"/>
        <w:rPr>
          <w:rFonts w:ascii="DINOT-Extlight" w:hAnsi="DINOT-Extlight" w:cstheme="minorHAnsi"/>
          <w:b/>
          <w:bCs/>
          <w:i/>
          <w:iCs/>
          <w:sz w:val="20"/>
          <w:szCs w:val="20"/>
        </w:rPr>
      </w:pPr>
    </w:p>
    <w:p w14:paraId="6E315728" w14:textId="5972F3DD" w:rsidR="008B78F1" w:rsidRDefault="008B78F1" w:rsidP="008B78F1">
      <w:pPr>
        <w:spacing w:line="320" w:lineRule="exact"/>
        <w:ind w:left="0"/>
        <w:rPr>
          <w:rFonts w:ascii="DINOT-Extlight" w:hAnsi="DINOT-Extlight" w:cstheme="minorHAnsi"/>
          <w:sz w:val="20"/>
          <w:szCs w:val="20"/>
        </w:rPr>
      </w:pPr>
      <w:r>
        <w:rPr>
          <w:noProof/>
        </w:rPr>
        <w:drawing>
          <wp:anchor distT="0" distB="0" distL="114300" distR="114300" simplePos="0" relativeHeight="251781120" behindDoc="0" locked="0" layoutInCell="1" allowOverlap="1" wp14:anchorId="18609DD4" wp14:editId="7A9ED2C7">
            <wp:simplePos x="0" y="0"/>
            <wp:positionH relativeFrom="margin">
              <wp:posOffset>0</wp:posOffset>
            </wp:positionH>
            <wp:positionV relativeFrom="paragraph">
              <wp:posOffset>23717</wp:posOffset>
            </wp:positionV>
            <wp:extent cx="1928495" cy="1285240"/>
            <wp:effectExtent l="0" t="0" r="0"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747.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28495" cy="1285240"/>
                    </a:xfrm>
                    <a:prstGeom prst="rect">
                      <a:avLst/>
                    </a:prstGeom>
                  </pic:spPr>
                </pic:pic>
              </a:graphicData>
            </a:graphic>
            <wp14:sizeRelH relativeFrom="page">
              <wp14:pctWidth>0</wp14:pctWidth>
            </wp14:sizeRelH>
            <wp14:sizeRelV relativeFrom="page">
              <wp14:pctHeight>0</wp14:pctHeight>
            </wp14:sizeRelV>
          </wp:anchor>
        </w:drawing>
      </w:r>
    </w:p>
    <w:p w14:paraId="16E2E14B" w14:textId="2AC76E43" w:rsidR="008B78F1" w:rsidRDefault="008B78F1" w:rsidP="008B78F1">
      <w:pPr>
        <w:spacing w:line="320" w:lineRule="exact"/>
        <w:ind w:left="0"/>
        <w:rPr>
          <w:rFonts w:ascii="DINOT-Extlight" w:hAnsi="DINOT-Extlight" w:cstheme="minorHAnsi"/>
          <w:b/>
          <w:bCs/>
          <w:i/>
          <w:iCs/>
          <w:sz w:val="24"/>
          <w:szCs w:val="24"/>
        </w:rPr>
      </w:pPr>
    </w:p>
    <w:p w14:paraId="0EF1DC0A" w14:textId="77777777" w:rsidR="008B78F1" w:rsidRDefault="008B78F1" w:rsidP="008B78F1">
      <w:pPr>
        <w:spacing w:line="320" w:lineRule="exact"/>
        <w:ind w:left="0"/>
        <w:rPr>
          <w:rFonts w:ascii="DINOT-Extlight" w:hAnsi="DINOT-Extlight" w:cstheme="minorHAnsi"/>
          <w:b/>
          <w:bCs/>
          <w:i/>
          <w:iCs/>
          <w:sz w:val="20"/>
          <w:szCs w:val="20"/>
        </w:rPr>
      </w:pPr>
    </w:p>
    <w:p w14:paraId="3C36E5BA" w14:textId="1B0AF8A7" w:rsidR="008B78F1" w:rsidRPr="008B78F1" w:rsidRDefault="008B78F1" w:rsidP="008B78F1">
      <w:pPr>
        <w:spacing w:line="320" w:lineRule="exact"/>
        <w:ind w:left="0"/>
        <w:rPr>
          <w:rFonts w:ascii="DINOT-Extlight" w:hAnsi="DINOT-Extlight" w:cstheme="minorHAnsi"/>
          <w:b/>
          <w:bCs/>
          <w:i/>
          <w:iCs/>
          <w:sz w:val="20"/>
          <w:szCs w:val="20"/>
        </w:rPr>
      </w:pPr>
      <w:r w:rsidRPr="008B78F1">
        <w:rPr>
          <w:rFonts w:ascii="DINOT-Extlight" w:hAnsi="DINOT-Extlight" w:cstheme="minorHAnsi"/>
          <w:b/>
          <w:bCs/>
          <w:i/>
          <w:iCs/>
          <w:sz w:val="20"/>
          <w:szCs w:val="20"/>
        </w:rPr>
        <w:t>Figure 13: Quickly cure the raw gel area with a UV flashlight.</w:t>
      </w:r>
    </w:p>
    <w:p w14:paraId="7F409F76" w14:textId="77777777" w:rsidR="008B78F1" w:rsidRDefault="008B78F1" w:rsidP="008B78F1">
      <w:pPr>
        <w:spacing w:line="320" w:lineRule="exact"/>
        <w:ind w:left="0"/>
        <w:rPr>
          <w:rFonts w:ascii="DINOT-Extlight" w:hAnsi="DINOT-Extlight" w:cstheme="minorHAnsi"/>
          <w:sz w:val="20"/>
          <w:szCs w:val="20"/>
        </w:rPr>
      </w:pPr>
    </w:p>
    <w:p w14:paraId="4B26B680" w14:textId="3B5E6F8F" w:rsidR="008B78F1" w:rsidRDefault="008B78F1" w:rsidP="008B78F1">
      <w:pPr>
        <w:spacing w:line="320" w:lineRule="exact"/>
        <w:ind w:left="0"/>
        <w:rPr>
          <w:rFonts w:ascii="DINOT-Extlight" w:hAnsi="DINOT-Extlight" w:cstheme="minorHAnsi"/>
          <w:sz w:val="20"/>
          <w:szCs w:val="20"/>
        </w:rPr>
      </w:pPr>
    </w:p>
    <w:p w14:paraId="0B48A133" w14:textId="18DED852" w:rsidR="00DD062A" w:rsidRPr="00006C6F" w:rsidRDefault="00BA2280" w:rsidP="00006C6F">
      <w:pPr>
        <w:pStyle w:val="Heading1"/>
        <w:rPr>
          <w:rFonts w:ascii="DINOT" w:eastAsiaTheme="minorHAnsi" w:hAnsi="DINOT"/>
          <w:b/>
          <w:bCs/>
          <w:color w:val="auto"/>
          <w:sz w:val="22"/>
          <w:szCs w:val="22"/>
          <w:lang w:bidi="he-IL"/>
        </w:rPr>
      </w:pPr>
      <w:r w:rsidRPr="00BA2280">
        <w:rPr>
          <w:rFonts w:ascii="DINOT-Extlight" w:hAnsi="DINOT-Extlight"/>
          <w:i/>
          <w:iCs/>
          <w:noProof/>
          <w:sz w:val="20"/>
          <w:szCs w:val="20"/>
        </w:rPr>
        <w:lastRenderedPageBreak/>
        <mc:AlternateContent>
          <mc:Choice Requires="wps">
            <w:drawing>
              <wp:anchor distT="0" distB="0" distL="114300" distR="114300" simplePos="0" relativeHeight="251790336" behindDoc="0" locked="1" layoutInCell="1" allowOverlap="1" wp14:anchorId="1283BD29" wp14:editId="6ED5D3DF">
                <wp:simplePos x="0" y="0"/>
                <wp:positionH relativeFrom="column">
                  <wp:posOffset>-2190750</wp:posOffset>
                </wp:positionH>
                <wp:positionV relativeFrom="margin">
                  <wp:posOffset>540385</wp:posOffset>
                </wp:positionV>
                <wp:extent cx="1645920" cy="4060190"/>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1645920" cy="4060190"/>
                        </a:xfrm>
                        <a:prstGeom prst="rect">
                          <a:avLst/>
                        </a:prstGeom>
                        <a:noFill/>
                        <a:ln w="6350">
                          <a:noFill/>
                        </a:ln>
                      </wps:spPr>
                      <wps:txbx>
                        <w:txbxContent>
                          <w:p w14:paraId="29381D40" w14:textId="229D0692" w:rsidR="003C6A84" w:rsidRDefault="003C6A84" w:rsidP="00180494">
                            <w:pPr>
                              <w:ind w:left="0"/>
                              <w:rPr>
                                <w:rFonts w:ascii="DINOT" w:hAnsi="DINOT" w:cstheme="minorHAnsi"/>
                                <w:sz w:val="20"/>
                                <w:szCs w:val="20"/>
                              </w:rPr>
                            </w:pPr>
                            <w:r>
                              <w:rPr>
                                <w:rFonts w:ascii="DINOT-Bold" w:hAnsi="DINOT-Bold" w:cstheme="minorHAnsi"/>
                                <w:color w:val="ED0677"/>
                                <w:sz w:val="20"/>
                                <w:szCs w:val="20"/>
                              </w:rPr>
                              <w:t xml:space="preserve">Note: </w:t>
                            </w:r>
                            <w:r>
                              <w:rPr>
                                <w:rFonts w:ascii="DINOT" w:hAnsi="DINOT" w:cstheme="minorHAnsi"/>
                                <w:sz w:val="20"/>
                                <w:szCs w:val="20"/>
                              </w:rPr>
                              <w:t>T</w:t>
                            </w:r>
                            <w:r w:rsidRPr="00180494">
                              <w:rPr>
                                <w:rFonts w:ascii="DINOT" w:hAnsi="DINOT" w:cstheme="minorHAnsi"/>
                                <w:sz w:val="20"/>
                                <w:szCs w:val="20"/>
                              </w:rPr>
                              <w:t xml:space="preserve">here are many </w:t>
                            </w:r>
                            <w:del w:id="111" w:author="Louis Gordon" w:date="2017-12-12T12:49:00Z">
                              <w:r w:rsidRPr="00180494" w:rsidDel="009F6B43">
                                <w:rPr>
                                  <w:rFonts w:ascii="DINOT" w:hAnsi="DINOT" w:cstheme="minorHAnsi"/>
                                  <w:sz w:val="20"/>
                                  <w:szCs w:val="20"/>
                                </w:rPr>
                                <w:delText xml:space="preserve">fitting </w:delText>
                              </w:r>
                            </w:del>
                            <w:ins w:id="112" w:author="Louis Gordon" w:date="2017-12-12T12:49:00Z">
                              <w:r>
                                <w:rPr>
                                  <w:rFonts w:ascii="DINOT" w:hAnsi="DINOT" w:cstheme="minorHAnsi"/>
                                  <w:sz w:val="20"/>
                                  <w:szCs w:val="20"/>
                                </w:rPr>
                                <w:t>suitable</w:t>
                              </w:r>
                              <w:r w:rsidRPr="00180494">
                                <w:rPr>
                                  <w:rFonts w:ascii="DINOT" w:hAnsi="DINOT" w:cstheme="minorHAnsi"/>
                                  <w:sz w:val="20"/>
                                  <w:szCs w:val="20"/>
                                </w:rPr>
                                <w:t xml:space="preserve"> </w:t>
                              </w:r>
                            </w:ins>
                            <w:r w:rsidRPr="00180494">
                              <w:rPr>
                                <w:rFonts w:ascii="DINOT" w:hAnsi="DINOT" w:cstheme="minorHAnsi"/>
                                <w:sz w:val="20"/>
                                <w:szCs w:val="20"/>
                              </w:rPr>
                              <w:t xml:space="preserve">UV flashlights </w:t>
                            </w:r>
                            <w:del w:id="113" w:author="Louis Gordon" w:date="2017-12-12T12:50:00Z">
                              <w:r w:rsidRPr="00180494" w:rsidDel="009F6B43">
                                <w:rPr>
                                  <w:rFonts w:ascii="DINOT" w:hAnsi="DINOT" w:cstheme="minorHAnsi"/>
                                  <w:sz w:val="20"/>
                                  <w:szCs w:val="20"/>
                                </w:rPr>
                                <w:delText xml:space="preserve">in </w:delText>
                              </w:r>
                            </w:del>
                            <w:ins w:id="114" w:author="Louis Gordon" w:date="2017-12-12T12:50:00Z">
                              <w:r>
                                <w:rPr>
                                  <w:rFonts w:ascii="DINOT" w:hAnsi="DINOT" w:cstheme="minorHAnsi"/>
                                  <w:sz w:val="20"/>
                                  <w:szCs w:val="20"/>
                                </w:rPr>
                                <w:t>o</w:t>
                              </w:r>
                              <w:r w:rsidRPr="00180494">
                                <w:rPr>
                                  <w:rFonts w:ascii="DINOT" w:hAnsi="DINOT" w:cstheme="minorHAnsi"/>
                                  <w:sz w:val="20"/>
                                  <w:szCs w:val="20"/>
                                </w:rPr>
                                <w:t xml:space="preserve">n </w:t>
                              </w:r>
                            </w:ins>
                            <w:r w:rsidRPr="00180494">
                              <w:rPr>
                                <w:rFonts w:ascii="DINOT" w:hAnsi="DINOT" w:cstheme="minorHAnsi"/>
                                <w:sz w:val="20"/>
                                <w:szCs w:val="20"/>
                              </w:rPr>
                              <w:t>the market</w:t>
                            </w:r>
                            <w:r>
                              <w:rPr>
                                <w:rFonts w:ascii="DINOT" w:hAnsi="DINOT" w:cstheme="minorHAnsi"/>
                                <w:sz w:val="20"/>
                                <w:szCs w:val="20"/>
                              </w:rPr>
                              <w:t xml:space="preserve"> at a wide range of prices. </w:t>
                            </w:r>
                          </w:p>
                          <w:p w14:paraId="3136F722" w14:textId="21ED0BEE" w:rsidR="003C6A84" w:rsidRDefault="003C6A84" w:rsidP="00180494">
                            <w:pPr>
                              <w:ind w:left="0"/>
                              <w:rPr>
                                <w:rFonts w:ascii="DINOT" w:hAnsi="DINOT" w:cstheme="minorHAnsi"/>
                                <w:sz w:val="20"/>
                                <w:szCs w:val="20"/>
                              </w:rPr>
                            </w:pPr>
                            <w:r w:rsidRPr="00180494">
                              <w:rPr>
                                <w:rFonts w:ascii="DINOT" w:hAnsi="DINOT" w:cstheme="minorHAnsi"/>
                                <w:sz w:val="20"/>
                                <w:szCs w:val="20"/>
                              </w:rPr>
                              <w:t>Please verify</w:t>
                            </w:r>
                            <w:r w:rsidRPr="00180494">
                              <w:t xml:space="preserve"> </w:t>
                            </w:r>
                            <w:r w:rsidRPr="00180494">
                              <w:rPr>
                                <w:rFonts w:ascii="DINOT" w:hAnsi="DINOT" w:cstheme="minorHAnsi"/>
                                <w:sz w:val="20"/>
                                <w:szCs w:val="20"/>
                              </w:rPr>
                              <w:t xml:space="preserve">that the flashlight you are using supports </w:t>
                            </w:r>
                            <w:ins w:id="115" w:author="Louis Gordon" w:date="2017-12-12T12:50:00Z">
                              <w:r>
                                <w:rPr>
                                  <w:rFonts w:ascii="DINOT" w:hAnsi="DINOT" w:cstheme="minorHAnsi"/>
                                  <w:sz w:val="20"/>
                                  <w:szCs w:val="20"/>
                                </w:rPr>
                                <w:t xml:space="preserve">the </w:t>
                              </w:r>
                            </w:ins>
                            <w:ins w:id="116" w:author="Louis Gordon" w:date="2017-12-12T13:15:00Z">
                              <w:r w:rsidR="00915BCB" w:rsidRPr="00180494">
                                <w:rPr>
                                  <w:rFonts w:ascii="DINOT" w:hAnsi="DINOT" w:cstheme="minorHAnsi"/>
                                  <w:sz w:val="20"/>
                                  <w:szCs w:val="20"/>
                                </w:rPr>
                                <w:t>395-nm</w:t>
                              </w:r>
                            </w:ins>
                            <w:ins w:id="117" w:author="Louis Gordon" w:date="2017-12-12T12:50:00Z">
                              <w:r w:rsidRPr="00180494">
                                <w:rPr>
                                  <w:rFonts w:ascii="DINOT" w:hAnsi="DINOT" w:cstheme="minorHAnsi"/>
                                  <w:sz w:val="20"/>
                                  <w:szCs w:val="20"/>
                                </w:rPr>
                                <w:t xml:space="preserve"> </w:t>
                              </w:r>
                            </w:ins>
                            <w:r w:rsidRPr="00180494">
                              <w:rPr>
                                <w:rFonts w:ascii="DINOT" w:hAnsi="DINOT" w:cstheme="minorHAnsi"/>
                                <w:sz w:val="20"/>
                                <w:szCs w:val="20"/>
                              </w:rPr>
                              <w:t>wave length</w:t>
                            </w:r>
                            <w:del w:id="118" w:author="Louis Gordon" w:date="2017-12-12T12:50:00Z">
                              <w:r w:rsidRPr="00180494" w:rsidDel="009F6B43">
                                <w:rPr>
                                  <w:rFonts w:ascii="DINOT" w:hAnsi="DINOT" w:cstheme="minorHAnsi"/>
                                  <w:sz w:val="20"/>
                                  <w:szCs w:val="20"/>
                                </w:rPr>
                                <w:delText xml:space="preserve"> of 395 nm</w:delText>
                              </w:r>
                            </w:del>
                            <w:r>
                              <w:rPr>
                                <w:rFonts w:ascii="DINOT" w:hAnsi="DINOT" w:cstheme="minorHAnsi"/>
                                <w:sz w:val="20"/>
                                <w:szCs w:val="20"/>
                              </w:rPr>
                              <w:t>.</w:t>
                            </w:r>
                          </w:p>
                          <w:p w14:paraId="3DB8B06A" w14:textId="04204845" w:rsidR="003C6A84" w:rsidRDefault="003C6A84" w:rsidP="00180494">
                            <w:pPr>
                              <w:ind w:left="0"/>
                              <w:rPr>
                                <w:rFonts w:ascii="DINOT" w:hAnsi="DINOT" w:cstheme="minorHAnsi"/>
                                <w:sz w:val="20"/>
                                <w:szCs w:val="20"/>
                              </w:rPr>
                            </w:pPr>
                            <w:ins w:id="119" w:author="Louis Gordon" w:date="2017-12-12T12:50:00Z">
                              <w:r>
                                <w:rPr>
                                  <w:rFonts w:ascii="DINOT" w:hAnsi="DINOT" w:cstheme="minorHAnsi"/>
                                  <w:sz w:val="20"/>
                                  <w:szCs w:val="20"/>
                                </w:rPr>
                                <w:t xml:space="preserve">Consult the </w:t>
                              </w:r>
                            </w:ins>
                            <w:ins w:id="120" w:author="Louis Gordon" w:date="2017-12-12T12:51:00Z">
                              <w:r>
                                <w:rPr>
                                  <w:rFonts w:ascii="DINOT" w:hAnsi="DINOT" w:cstheme="minorHAnsi"/>
                                  <w:sz w:val="20"/>
                                  <w:szCs w:val="20"/>
                                </w:rPr>
                                <w:t xml:space="preserve">flashlight </w:t>
                              </w:r>
                            </w:ins>
                            <w:ins w:id="121" w:author="Louis Gordon" w:date="2017-12-12T12:50:00Z">
                              <w:r>
                                <w:rPr>
                                  <w:rFonts w:ascii="DINOT" w:hAnsi="DINOT" w:cstheme="minorHAnsi"/>
                                  <w:sz w:val="20"/>
                                  <w:szCs w:val="20"/>
                                </w:rPr>
                                <w:t>instruction</w:t>
                              </w:r>
                            </w:ins>
                            <w:ins w:id="122" w:author="Louis Gordon" w:date="2017-12-12T12:51:00Z">
                              <w:r>
                                <w:rPr>
                                  <w:rFonts w:ascii="DINOT" w:hAnsi="DINOT" w:cstheme="minorHAnsi"/>
                                  <w:sz w:val="20"/>
                                  <w:szCs w:val="20"/>
                                </w:rPr>
                                <w:t xml:space="preserve"> booklet regarding the </w:t>
                              </w:r>
                            </w:ins>
                            <w:del w:id="123" w:author="Louis Gordon" w:date="2017-12-12T12:51:00Z">
                              <w:r w:rsidRPr="00180494" w:rsidDel="00B81201">
                                <w:rPr>
                                  <w:rFonts w:ascii="DINOT" w:hAnsi="DINOT" w:cstheme="minorHAnsi"/>
                                  <w:sz w:val="20"/>
                                  <w:szCs w:val="20"/>
                                </w:rPr>
                                <w:delText>Details about</w:delText>
                              </w:r>
                            </w:del>
                            <w:del w:id="124" w:author="Louis Gordon" w:date="2017-12-12T13:15:00Z">
                              <w:r w:rsidRPr="00180494" w:rsidDel="00915BCB">
                                <w:rPr>
                                  <w:rFonts w:ascii="DINOT" w:hAnsi="DINOT" w:cstheme="minorHAnsi"/>
                                  <w:sz w:val="20"/>
                                  <w:szCs w:val="20"/>
                                </w:rPr>
                                <w:delText xml:space="preserve"> the</w:delText>
                              </w:r>
                            </w:del>
                            <w:r w:rsidRPr="00180494">
                              <w:rPr>
                                <w:rFonts w:ascii="DINOT" w:hAnsi="DINOT" w:cstheme="minorHAnsi"/>
                                <w:sz w:val="20"/>
                                <w:szCs w:val="20"/>
                              </w:rPr>
                              <w:t xml:space="preserve"> proper distance of the flashlight from the model, and other usage information</w:t>
                            </w:r>
                            <w:del w:id="125" w:author="Louis Gordon" w:date="2017-12-12T12:51:00Z">
                              <w:r w:rsidRPr="00180494" w:rsidDel="00B81201">
                                <w:rPr>
                                  <w:rFonts w:ascii="DINOT" w:hAnsi="DINOT" w:cstheme="minorHAnsi"/>
                                  <w:sz w:val="20"/>
                                  <w:szCs w:val="20"/>
                                </w:rPr>
                                <w:delText xml:space="preserve"> should be part of any flashlight specifications</w:delText>
                              </w:r>
                            </w:del>
                            <w:r w:rsidRPr="00180494">
                              <w:rPr>
                                <w:rFonts w:ascii="DINOT" w:hAnsi="DINOT" w:cstheme="minorHAnsi"/>
                                <w:sz w:val="20"/>
                                <w:szCs w:val="20"/>
                              </w:rPr>
                              <w:t xml:space="preserve">. </w:t>
                            </w:r>
                          </w:p>
                          <w:p w14:paraId="7B9AE083" w14:textId="59CBD6CD" w:rsidR="003C6A84" w:rsidRPr="00180494" w:rsidRDefault="003C6A84" w:rsidP="00180494">
                            <w:pPr>
                              <w:ind w:left="0"/>
                              <w:rPr>
                                <w:rFonts w:ascii="DINOT" w:hAnsi="DINOT" w:cstheme="minorHAnsi"/>
                                <w:sz w:val="20"/>
                                <w:szCs w:val="20"/>
                              </w:rPr>
                            </w:pPr>
                            <w:r w:rsidRPr="00B81201">
                              <w:rPr>
                                <w:rFonts w:ascii="DINOT" w:hAnsi="DINOT" w:cstheme="minorHAnsi"/>
                                <w:sz w:val="20"/>
                                <w:szCs w:val="20"/>
                              </w:rPr>
                              <w:t xml:space="preserve">For additional specifications </w:t>
                            </w:r>
                            <w:del w:id="126" w:author="Louis Gordon" w:date="2017-12-12T12:52:00Z">
                              <w:r w:rsidRPr="00B81201" w:rsidDel="00B81201">
                                <w:rPr>
                                  <w:rFonts w:ascii="DINOT" w:hAnsi="DINOT" w:cstheme="minorHAnsi"/>
                                  <w:sz w:val="20"/>
                                  <w:szCs w:val="20"/>
                                </w:rPr>
                                <w:delText xml:space="preserve">and </w:delText>
                              </w:r>
                            </w:del>
                            <w:ins w:id="127" w:author="Louis Gordon" w:date="2017-12-12T12:52:00Z">
                              <w:r>
                                <w:rPr>
                                  <w:rFonts w:ascii="DINOT" w:hAnsi="DINOT" w:cstheme="minorHAnsi"/>
                                  <w:sz w:val="20"/>
                                  <w:szCs w:val="20"/>
                                </w:rPr>
                                <w:t>or</w:t>
                              </w:r>
                              <w:r w:rsidRPr="00B81201">
                                <w:rPr>
                                  <w:rFonts w:ascii="DINOT" w:hAnsi="DINOT" w:cstheme="minorHAnsi"/>
                                  <w:sz w:val="20"/>
                                  <w:szCs w:val="20"/>
                                </w:rPr>
                                <w:t xml:space="preserve"> </w:t>
                              </w:r>
                            </w:ins>
                            <w:r w:rsidRPr="00B81201">
                              <w:rPr>
                                <w:rFonts w:ascii="DINOT" w:hAnsi="DINOT" w:cstheme="minorHAnsi"/>
                                <w:sz w:val="20"/>
                                <w:szCs w:val="20"/>
                              </w:rPr>
                              <w:t>for purchasing a UV</w:t>
                            </w:r>
                            <w:ins w:id="128" w:author="Louis Gordon" w:date="2017-12-12T12:51:00Z">
                              <w:r>
                                <w:rPr>
                                  <w:rFonts w:ascii="DINOT" w:hAnsi="DINOT" w:cstheme="minorHAnsi"/>
                                  <w:sz w:val="20"/>
                                  <w:szCs w:val="20"/>
                                </w:rPr>
                                <w:t xml:space="preserve"> </w:t>
                              </w:r>
                            </w:ins>
                            <w:del w:id="129" w:author="Louis Gordon" w:date="2017-12-12T12:52:00Z">
                              <w:r w:rsidDel="00B81201">
                                <w:rPr>
                                  <w:rFonts w:ascii="DINOT" w:hAnsi="DINOT" w:cstheme="minorHAnsi"/>
                                  <w:sz w:val="20"/>
                                  <w:szCs w:val="20"/>
                                </w:rPr>
                                <w:delText xml:space="preserve"> </w:delText>
                              </w:r>
                            </w:del>
                            <w:r>
                              <w:rPr>
                                <w:rFonts w:ascii="DINOT" w:hAnsi="DINOT" w:cstheme="minorHAnsi"/>
                                <w:sz w:val="20"/>
                                <w:szCs w:val="20"/>
                              </w:rPr>
                              <w:t xml:space="preserve">flashlight from Massivit, please contact </w:t>
                            </w:r>
                            <w:hyperlink r:id="rId40" w:history="1">
                              <w:r w:rsidRPr="0081282F">
                                <w:rPr>
                                  <w:rStyle w:val="Hyperlink"/>
                                  <w:rFonts w:ascii="DINOT" w:hAnsi="DINOT" w:cstheme="minorHAnsi"/>
                                  <w:sz w:val="20"/>
                                  <w:szCs w:val="20"/>
                                </w:rPr>
                                <w:t>support@massivit.com</w:t>
                              </w:r>
                            </w:hyperlink>
                            <w:r>
                              <w:rPr>
                                <w:rFonts w:ascii="DINOT" w:hAnsi="DINOT" w:cstheme="minorHAnsi"/>
                                <w:sz w:val="20"/>
                                <w:szCs w:val="20"/>
                              </w:rPr>
                              <w:t xml:space="preserve"> </w:t>
                            </w:r>
                          </w:p>
                          <w:p w14:paraId="5EB8CD66" w14:textId="71329CDD" w:rsidR="003C6A84" w:rsidRPr="00B765BF" w:rsidRDefault="003C6A84" w:rsidP="00BA2280">
                            <w:pPr>
                              <w:ind w:left="0"/>
                              <w:rPr>
                                <w:rFonts w:ascii="DINOT-Extlight" w:hAnsi="DINOT-Extlight"/>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3BD29" id="Text Box 112" o:spid="_x0000_s1038" type="#_x0000_t202" style="position:absolute;margin-left:-172.5pt;margin-top:42.55pt;width:129.6pt;height:319.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" filled="f" stroked="f" strokeweight=".5pt">
                <v:textbox>
                  <w:txbxContent>
                    <w:p w14:paraId="29381D40" w14:textId="229D0692" w:rsidR="003C6A84" w:rsidRDefault="003C6A84" w:rsidP="00180494">
                      <w:pPr>
                        <w:ind w:left="0"/>
                        <w:rPr>
                          <w:rFonts w:ascii="DINOT" w:hAnsi="DINOT" w:cstheme="minorHAnsi"/>
                          <w:sz w:val="20"/>
                          <w:szCs w:val="20"/>
                        </w:rPr>
                      </w:pPr>
                      <w:r>
                        <w:rPr>
                          <w:rFonts w:ascii="DINOT-Bold" w:hAnsi="DINOT-Bold" w:cstheme="minorHAnsi"/>
                          <w:color w:val="ED0677"/>
                          <w:sz w:val="20"/>
                          <w:szCs w:val="20"/>
                        </w:rPr>
                        <w:t xml:space="preserve">Note: </w:t>
                      </w:r>
                      <w:r>
                        <w:rPr>
                          <w:rFonts w:ascii="DINOT" w:hAnsi="DINOT" w:cstheme="minorHAnsi"/>
                          <w:sz w:val="20"/>
                          <w:szCs w:val="20"/>
                        </w:rPr>
                        <w:t>T</w:t>
                      </w:r>
                      <w:r w:rsidRPr="00180494">
                        <w:rPr>
                          <w:rFonts w:ascii="DINOT" w:hAnsi="DINOT" w:cstheme="minorHAnsi"/>
                          <w:sz w:val="20"/>
                          <w:szCs w:val="20"/>
                        </w:rPr>
                        <w:t xml:space="preserve">here are many </w:t>
                      </w:r>
                      <w:del w:id="130" w:author="Louis Gordon" w:date="2017-12-12T12:49:00Z">
                        <w:r w:rsidRPr="00180494" w:rsidDel="009F6B43">
                          <w:rPr>
                            <w:rFonts w:ascii="DINOT" w:hAnsi="DINOT" w:cstheme="minorHAnsi"/>
                            <w:sz w:val="20"/>
                            <w:szCs w:val="20"/>
                          </w:rPr>
                          <w:delText xml:space="preserve">fitting </w:delText>
                        </w:r>
                      </w:del>
                      <w:ins w:id="131" w:author="Louis Gordon" w:date="2017-12-12T12:49:00Z">
                        <w:r>
                          <w:rPr>
                            <w:rFonts w:ascii="DINOT" w:hAnsi="DINOT" w:cstheme="minorHAnsi"/>
                            <w:sz w:val="20"/>
                            <w:szCs w:val="20"/>
                          </w:rPr>
                          <w:t>suitable</w:t>
                        </w:r>
                        <w:r w:rsidRPr="00180494">
                          <w:rPr>
                            <w:rFonts w:ascii="DINOT" w:hAnsi="DINOT" w:cstheme="minorHAnsi"/>
                            <w:sz w:val="20"/>
                            <w:szCs w:val="20"/>
                          </w:rPr>
                          <w:t xml:space="preserve"> </w:t>
                        </w:r>
                      </w:ins>
                      <w:r w:rsidRPr="00180494">
                        <w:rPr>
                          <w:rFonts w:ascii="DINOT" w:hAnsi="DINOT" w:cstheme="minorHAnsi"/>
                          <w:sz w:val="20"/>
                          <w:szCs w:val="20"/>
                        </w:rPr>
                        <w:t xml:space="preserve">UV flashlights </w:t>
                      </w:r>
                      <w:del w:id="132" w:author="Louis Gordon" w:date="2017-12-12T12:50:00Z">
                        <w:r w:rsidRPr="00180494" w:rsidDel="009F6B43">
                          <w:rPr>
                            <w:rFonts w:ascii="DINOT" w:hAnsi="DINOT" w:cstheme="minorHAnsi"/>
                            <w:sz w:val="20"/>
                            <w:szCs w:val="20"/>
                          </w:rPr>
                          <w:delText xml:space="preserve">in </w:delText>
                        </w:r>
                      </w:del>
                      <w:ins w:id="133" w:author="Louis Gordon" w:date="2017-12-12T12:50:00Z">
                        <w:r>
                          <w:rPr>
                            <w:rFonts w:ascii="DINOT" w:hAnsi="DINOT" w:cstheme="minorHAnsi"/>
                            <w:sz w:val="20"/>
                            <w:szCs w:val="20"/>
                          </w:rPr>
                          <w:t>o</w:t>
                        </w:r>
                        <w:r w:rsidRPr="00180494">
                          <w:rPr>
                            <w:rFonts w:ascii="DINOT" w:hAnsi="DINOT" w:cstheme="minorHAnsi"/>
                            <w:sz w:val="20"/>
                            <w:szCs w:val="20"/>
                          </w:rPr>
                          <w:t xml:space="preserve">n </w:t>
                        </w:r>
                      </w:ins>
                      <w:r w:rsidRPr="00180494">
                        <w:rPr>
                          <w:rFonts w:ascii="DINOT" w:hAnsi="DINOT" w:cstheme="minorHAnsi"/>
                          <w:sz w:val="20"/>
                          <w:szCs w:val="20"/>
                        </w:rPr>
                        <w:t>the market</w:t>
                      </w:r>
                      <w:r>
                        <w:rPr>
                          <w:rFonts w:ascii="DINOT" w:hAnsi="DINOT" w:cstheme="minorHAnsi"/>
                          <w:sz w:val="20"/>
                          <w:szCs w:val="20"/>
                        </w:rPr>
                        <w:t xml:space="preserve"> at a wide range of prices. </w:t>
                      </w:r>
                    </w:p>
                    <w:p w14:paraId="3136F722" w14:textId="21ED0BEE" w:rsidR="003C6A84" w:rsidRDefault="003C6A84" w:rsidP="00180494">
                      <w:pPr>
                        <w:ind w:left="0"/>
                        <w:rPr>
                          <w:rFonts w:ascii="DINOT" w:hAnsi="DINOT" w:cstheme="minorHAnsi"/>
                          <w:sz w:val="20"/>
                          <w:szCs w:val="20"/>
                        </w:rPr>
                      </w:pPr>
                      <w:r w:rsidRPr="00180494">
                        <w:rPr>
                          <w:rFonts w:ascii="DINOT" w:hAnsi="DINOT" w:cstheme="minorHAnsi"/>
                          <w:sz w:val="20"/>
                          <w:szCs w:val="20"/>
                        </w:rPr>
                        <w:t>Please verify</w:t>
                      </w:r>
                      <w:r w:rsidRPr="00180494">
                        <w:t xml:space="preserve"> </w:t>
                      </w:r>
                      <w:r w:rsidRPr="00180494">
                        <w:rPr>
                          <w:rFonts w:ascii="DINOT" w:hAnsi="DINOT" w:cstheme="minorHAnsi"/>
                          <w:sz w:val="20"/>
                          <w:szCs w:val="20"/>
                        </w:rPr>
                        <w:t xml:space="preserve">that the flashlight you are using supports </w:t>
                      </w:r>
                      <w:ins w:id="134" w:author="Louis Gordon" w:date="2017-12-12T12:50:00Z">
                        <w:r>
                          <w:rPr>
                            <w:rFonts w:ascii="DINOT" w:hAnsi="DINOT" w:cstheme="minorHAnsi"/>
                            <w:sz w:val="20"/>
                            <w:szCs w:val="20"/>
                          </w:rPr>
                          <w:t xml:space="preserve">the </w:t>
                        </w:r>
                      </w:ins>
                      <w:ins w:id="135" w:author="Louis Gordon" w:date="2017-12-12T13:15:00Z">
                        <w:r w:rsidR="00915BCB" w:rsidRPr="00180494">
                          <w:rPr>
                            <w:rFonts w:ascii="DINOT" w:hAnsi="DINOT" w:cstheme="minorHAnsi"/>
                            <w:sz w:val="20"/>
                            <w:szCs w:val="20"/>
                          </w:rPr>
                          <w:t>395-nm</w:t>
                        </w:r>
                      </w:ins>
                      <w:ins w:id="136" w:author="Louis Gordon" w:date="2017-12-12T12:50:00Z">
                        <w:r w:rsidRPr="00180494">
                          <w:rPr>
                            <w:rFonts w:ascii="DINOT" w:hAnsi="DINOT" w:cstheme="minorHAnsi"/>
                            <w:sz w:val="20"/>
                            <w:szCs w:val="20"/>
                          </w:rPr>
                          <w:t xml:space="preserve"> </w:t>
                        </w:r>
                      </w:ins>
                      <w:r w:rsidRPr="00180494">
                        <w:rPr>
                          <w:rFonts w:ascii="DINOT" w:hAnsi="DINOT" w:cstheme="minorHAnsi"/>
                          <w:sz w:val="20"/>
                          <w:szCs w:val="20"/>
                        </w:rPr>
                        <w:t>wave length</w:t>
                      </w:r>
                      <w:del w:id="137" w:author="Louis Gordon" w:date="2017-12-12T12:50:00Z">
                        <w:r w:rsidRPr="00180494" w:rsidDel="009F6B43">
                          <w:rPr>
                            <w:rFonts w:ascii="DINOT" w:hAnsi="DINOT" w:cstheme="minorHAnsi"/>
                            <w:sz w:val="20"/>
                            <w:szCs w:val="20"/>
                          </w:rPr>
                          <w:delText xml:space="preserve"> of 395 nm</w:delText>
                        </w:r>
                      </w:del>
                      <w:r>
                        <w:rPr>
                          <w:rFonts w:ascii="DINOT" w:hAnsi="DINOT" w:cstheme="minorHAnsi"/>
                          <w:sz w:val="20"/>
                          <w:szCs w:val="20"/>
                        </w:rPr>
                        <w:t>.</w:t>
                      </w:r>
                    </w:p>
                    <w:p w14:paraId="3DB8B06A" w14:textId="04204845" w:rsidR="003C6A84" w:rsidRDefault="003C6A84" w:rsidP="00180494">
                      <w:pPr>
                        <w:ind w:left="0"/>
                        <w:rPr>
                          <w:rFonts w:ascii="DINOT" w:hAnsi="DINOT" w:cstheme="minorHAnsi"/>
                          <w:sz w:val="20"/>
                          <w:szCs w:val="20"/>
                        </w:rPr>
                      </w:pPr>
                      <w:ins w:id="138" w:author="Louis Gordon" w:date="2017-12-12T12:50:00Z">
                        <w:r>
                          <w:rPr>
                            <w:rFonts w:ascii="DINOT" w:hAnsi="DINOT" w:cstheme="minorHAnsi"/>
                            <w:sz w:val="20"/>
                            <w:szCs w:val="20"/>
                          </w:rPr>
                          <w:t xml:space="preserve">Consult the </w:t>
                        </w:r>
                      </w:ins>
                      <w:ins w:id="139" w:author="Louis Gordon" w:date="2017-12-12T12:51:00Z">
                        <w:r>
                          <w:rPr>
                            <w:rFonts w:ascii="DINOT" w:hAnsi="DINOT" w:cstheme="minorHAnsi"/>
                            <w:sz w:val="20"/>
                            <w:szCs w:val="20"/>
                          </w:rPr>
                          <w:t xml:space="preserve">flashlight </w:t>
                        </w:r>
                      </w:ins>
                      <w:ins w:id="140" w:author="Louis Gordon" w:date="2017-12-12T12:50:00Z">
                        <w:r>
                          <w:rPr>
                            <w:rFonts w:ascii="DINOT" w:hAnsi="DINOT" w:cstheme="minorHAnsi"/>
                            <w:sz w:val="20"/>
                            <w:szCs w:val="20"/>
                          </w:rPr>
                          <w:t>instruction</w:t>
                        </w:r>
                      </w:ins>
                      <w:ins w:id="141" w:author="Louis Gordon" w:date="2017-12-12T12:51:00Z">
                        <w:r>
                          <w:rPr>
                            <w:rFonts w:ascii="DINOT" w:hAnsi="DINOT" w:cstheme="minorHAnsi"/>
                            <w:sz w:val="20"/>
                            <w:szCs w:val="20"/>
                          </w:rPr>
                          <w:t xml:space="preserve"> booklet regarding the </w:t>
                        </w:r>
                      </w:ins>
                      <w:del w:id="142" w:author="Louis Gordon" w:date="2017-12-12T12:51:00Z">
                        <w:r w:rsidRPr="00180494" w:rsidDel="00B81201">
                          <w:rPr>
                            <w:rFonts w:ascii="DINOT" w:hAnsi="DINOT" w:cstheme="minorHAnsi"/>
                            <w:sz w:val="20"/>
                            <w:szCs w:val="20"/>
                          </w:rPr>
                          <w:delText>Details about</w:delText>
                        </w:r>
                      </w:del>
                      <w:del w:id="143" w:author="Louis Gordon" w:date="2017-12-12T13:15:00Z">
                        <w:r w:rsidRPr="00180494" w:rsidDel="00915BCB">
                          <w:rPr>
                            <w:rFonts w:ascii="DINOT" w:hAnsi="DINOT" w:cstheme="minorHAnsi"/>
                            <w:sz w:val="20"/>
                            <w:szCs w:val="20"/>
                          </w:rPr>
                          <w:delText xml:space="preserve"> the</w:delText>
                        </w:r>
                      </w:del>
                      <w:r w:rsidRPr="00180494">
                        <w:rPr>
                          <w:rFonts w:ascii="DINOT" w:hAnsi="DINOT" w:cstheme="minorHAnsi"/>
                          <w:sz w:val="20"/>
                          <w:szCs w:val="20"/>
                        </w:rPr>
                        <w:t xml:space="preserve"> proper distance of the flashlight from the model, and other usage information</w:t>
                      </w:r>
                      <w:del w:id="144" w:author="Louis Gordon" w:date="2017-12-12T12:51:00Z">
                        <w:r w:rsidRPr="00180494" w:rsidDel="00B81201">
                          <w:rPr>
                            <w:rFonts w:ascii="DINOT" w:hAnsi="DINOT" w:cstheme="minorHAnsi"/>
                            <w:sz w:val="20"/>
                            <w:szCs w:val="20"/>
                          </w:rPr>
                          <w:delText xml:space="preserve"> should be part of any flashlight specifications</w:delText>
                        </w:r>
                      </w:del>
                      <w:r w:rsidRPr="00180494">
                        <w:rPr>
                          <w:rFonts w:ascii="DINOT" w:hAnsi="DINOT" w:cstheme="minorHAnsi"/>
                          <w:sz w:val="20"/>
                          <w:szCs w:val="20"/>
                        </w:rPr>
                        <w:t xml:space="preserve">. </w:t>
                      </w:r>
                    </w:p>
                    <w:p w14:paraId="7B9AE083" w14:textId="59CBD6CD" w:rsidR="003C6A84" w:rsidRPr="00180494" w:rsidRDefault="003C6A84" w:rsidP="00180494">
                      <w:pPr>
                        <w:ind w:left="0"/>
                        <w:rPr>
                          <w:rFonts w:ascii="DINOT" w:hAnsi="DINOT" w:cstheme="minorHAnsi"/>
                          <w:sz w:val="20"/>
                          <w:szCs w:val="20"/>
                        </w:rPr>
                      </w:pPr>
                      <w:r w:rsidRPr="00B81201">
                        <w:rPr>
                          <w:rFonts w:ascii="DINOT" w:hAnsi="DINOT" w:cstheme="minorHAnsi"/>
                          <w:sz w:val="20"/>
                          <w:szCs w:val="20"/>
                        </w:rPr>
                        <w:t xml:space="preserve">For additional specifications </w:t>
                      </w:r>
                      <w:del w:id="145" w:author="Louis Gordon" w:date="2017-12-12T12:52:00Z">
                        <w:r w:rsidRPr="00B81201" w:rsidDel="00B81201">
                          <w:rPr>
                            <w:rFonts w:ascii="DINOT" w:hAnsi="DINOT" w:cstheme="minorHAnsi"/>
                            <w:sz w:val="20"/>
                            <w:szCs w:val="20"/>
                          </w:rPr>
                          <w:delText xml:space="preserve">and </w:delText>
                        </w:r>
                      </w:del>
                      <w:ins w:id="146" w:author="Louis Gordon" w:date="2017-12-12T12:52:00Z">
                        <w:r>
                          <w:rPr>
                            <w:rFonts w:ascii="DINOT" w:hAnsi="DINOT" w:cstheme="minorHAnsi"/>
                            <w:sz w:val="20"/>
                            <w:szCs w:val="20"/>
                          </w:rPr>
                          <w:t>or</w:t>
                        </w:r>
                        <w:r w:rsidRPr="00B81201">
                          <w:rPr>
                            <w:rFonts w:ascii="DINOT" w:hAnsi="DINOT" w:cstheme="minorHAnsi"/>
                            <w:sz w:val="20"/>
                            <w:szCs w:val="20"/>
                          </w:rPr>
                          <w:t xml:space="preserve"> </w:t>
                        </w:r>
                      </w:ins>
                      <w:r w:rsidRPr="00B81201">
                        <w:rPr>
                          <w:rFonts w:ascii="DINOT" w:hAnsi="DINOT" w:cstheme="minorHAnsi"/>
                          <w:sz w:val="20"/>
                          <w:szCs w:val="20"/>
                        </w:rPr>
                        <w:t>for purchasing a UV</w:t>
                      </w:r>
                      <w:ins w:id="147" w:author="Louis Gordon" w:date="2017-12-12T12:51:00Z">
                        <w:r>
                          <w:rPr>
                            <w:rFonts w:ascii="DINOT" w:hAnsi="DINOT" w:cstheme="minorHAnsi"/>
                            <w:sz w:val="20"/>
                            <w:szCs w:val="20"/>
                          </w:rPr>
                          <w:t xml:space="preserve"> </w:t>
                        </w:r>
                      </w:ins>
                      <w:del w:id="148" w:author="Louis Gordon" w:date="2017-12-12T12:52:00Z">
                        <w:r w:rsidDel="00B81201">
                          <w:rPr>
                            <w:rFonts w:ascii="DINOT" w:hAnsi="DINOT" w:cstheme="minorHAnsi"/>
                            <w:sz w:val="20"/>
                            <w:szCs w:val="20"/>
                          </w:rPr>
                          <w:delText xml:space="preserve"> </w:delText>
                        </w:r>
                      </w:del>
                      <w:r>
                        <w:rPr>
                          <w:rFonts w:ascii="DINOT" w:hAnsi="DINOT" w:cstheme="minorHAnsi"/>
                          <w:sz w:val="20"/>
                          <w:szCs w:val="20"/>
                        </w:rPr>
                        <w:t xml:space="preserve">flashlight from Massivit, please contact </w:t>
                      </w:r>
                      <w:hyperlink r:id="rId41" w:history="1">
                        <w:r w:rsidRPr="0081282F">
                          <w:rPr>
                            <w:rStyle w:val="Hyperlink"/>
                            <w:rFonts w:ascii="DINOT" w:hAnsi="DINOT" w:cstheme="minorHAnsi"/>
                            <w:sz w:val="20"/>
                            <w:szCs w:val="20"/>
                          </w:rPr>
                          <w:t>support@massivit.com</w:t>
                        </w:r>
                      </w:hyperlink>
                      <w:r>
                        <w:rPr>
                          <w:rFonts w:ascii="DINOT" w:hAnsi="DINOT" w:cstheme="minorHAnsi"/>
                          <w:sz w:val="20"/>
                          <w:szCs w:val="20"/>
                        </w:rPr>
                        <w:t xml:space="preserve"> </w:t>
                      </w:r>
                    </w:p>
                    <w:p w14:paraId="5EB8CD66" w14:textId="71329CDD" w:rsidR="003C6A84" w:rsidRPr="00B765BF" w:rsidRDefault="003C6A84" w:rsidP="00BA2280">
                      <w:pPr>
                        <w:ind w:left="0"/>
                        <w:rPr>
                          <w:rFonts w:ascii="DINOT-Extlight" w:hAnsi="DINOT-Extlight"/>
                          <w:sz w:val="20"/>
                          <w:szCs w:val="20"/>
                        </w:rPr>
                      </w:pPr>
                    </w:p>
                  </w:txbxContent>
                </v:textbox>
                <w10:wrap anchory="margin"/>
                <w10:anchorlock/>
              </v:shape>
            </w:pict>
          </mc:Fallback>
        </mc:AlternateContent>
      </w:r>
      <w:r w:rsidR="00006C6F" w:rsidRPr="002D7F2A">
        <w:rPr>
          <w:rFonts w:ascii="DINOT-Extlight" w:hAnsi="DINOT-Extlight"/>
          <w:noProof/>
          <w:sz w:val="20"/>
          <w:szCs w:val="20"/>
        </w:rPr>
        <mc:AlternateContent>
          <mc:Choice Requires="wps">
            <w:drawing>
              <wp:anchor distT="0" distB="0" distL="114300" distR="114300" simplePos="0" relativeHeight="251804672" behindDoc="0" locked="1" layoutInCell="1" allowOverlap="1" wp14:anchorId="1CC26FEC" wp14:editId="6A4C7D9C">
                <wp:simplePos x="0" y="0"/>
                <wp:positionH relativeFrom="column">
                  <wp:posOffset>-147955</wp:posOffset>
                </wp:positionH>
                <wp:positionV relativeFrom="page">
                  <wp:posOffset>1499235</wp:posOffset>
                </wp:positionV>
                <wp:extent cx="45720" cy="7534275"/>
                <wp:effectExtent l="0" t="0" r="30480" b="28575"/>
                <wp:wrapNone/>
                <wp:docPr id="120" name="Straight Connector 120"/>
                <wp:cNvGraphicFramePr/>
                <a:graphic xmlns:a="http://schemas.openxmlformats.org/drawingml/2006/main">
                  <a:graphicData uri="http://schemas.microsoft.com/office/word/2010/wordprocessingShape">
                    <wps:wsp>
                      <wps:cNvCnPr/>
                      <wps:spPr>
                        <a:xfrm>
                          <a:off x="0" y="0"/>
                          <a:ext cx="45720" cy="7534275"/>
                        </a:xfrm>
                        <a:prstGeom prst="line">
                          <a:avLst/>
                        </a:prstGeom>
                        <a:ln>
                          <a:solidFill>
                            <a:srgbClr val="A4A4A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3916E3" id="Straight Connector 120"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1.65pt,118.05pt" to="-8.05pt,7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" strokecolor="#a4a4a7" strokeweight=".5pt">
                <v:stroke joinstyle="miter"/>
                <w10:wrap anchory="page"/>
                <w10:anchorlock/>
              </v:line>
            </w:pict>
          </mc:Fallback>
        </mc:AlternateContent>
      </w:r>
      <w:r w:rsidR="00006C6F">
        <w:rPr>
          <w:rFonts w:ascii="DINOT" w:eastAsiaTheme="minorHAnsi" w:hAnsi="DINOT"/>
          <w:b/>
          <w:bCs/>
          <w:color w:val="auto"/>
          <w:sz w:val="22"/>
          <w:szCs w:val="22"/>
          <w:lang w:bidi="he-IL"/>
        </w:rPr>
        <w:t>Cl</w:t>
      </w:r>
      <w:r w:rsidR="00DD062A" w:rsidRPr="00006C6F">
        <w:rPr>
          <w:rFonts w:ascii="DINOT" w:eastAsiaTheme="minorHAnsi" w:hAnsi="DINOT"/>
          <w:b/>
          <w:bCs/>
          <w:color w:val="auto"/>
          <w:sz w:val="22"/>
          <w:szCs w:val="22"/>
          <w:lang w:bidi="he-IL"/>
        </w:rPr>
        <w:t>osing Large Holes</w:t>
      </w:r>
    </w:p>
    <w:p w14:paraId="565DB958" w14:textId="3F5F1AF1" w:rsidR="00AF4620" w:rsidRDefault="00180494" w:rsidP="008B78F1">
      <w:pPr>
        <w:spacing w:line="320" w:lineRule="exact"/>
        <w:ind w:left="0"/>
        <w:rPr>
          <w:rFonts w:ascii="DINOT-Extlight" w:hAnsi="DINOT-Extlight" w:cstheme="minorHAnsi"/>
          <w:sz w:val="20"/>
          <w:szCs w:val="20"/>
        </w:rPr>
      </w:pPr>
      <w:r w:rsidRPr="00BA2280">
        <w:rPr>
          <w:rFonts w:ascii="DINOT-Extlight" w:hAnsi="DINOT-Extlight"/>
          <w:i/>
          <w:iCs/>
          <w:noProof/>
          <w:sz w:val="20"/>
          <w:szCs w:val="20"/>
        </w:rPr>
        <w:drawing>
          <wp:anchor distT="0" distB="0" distL="114300" distR="114300" simplePos="0" relativeHeight="251789312" behindDoc="0" locked="0" layoutInCell="1" allowOverlap="1" wp14:anchorId="6491BE97" wp14:editId="47D8DA71">
            <wp:simplePos x="0" y="0"/>
            <wp:positionH relativeFrom="column">
              <wp:posOffset>-2211572</wp:posOffset>
            </wp:positionH>
            <wp:positionV relativeFrom="page">
              <wp:posOffset>1967024</wp:posOffset>
            </wp:positionV>
            <wp:extent cx="1685210" cy="3795824"/>
            <wp:effectExtent l="0" t="0" r="0" b="0"/>
            <wp:wrapNone/>
            <wp:docPr id="113" name="Graphic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689790" cy="3806139"/>
                    </a:xfrm>
                    <a:prstGeom prst="rect">
                      <a:avLst/>
                    </a:prstGeom>
                  </pic:spPr>
                </pic:pic>
              </a:graphicData>
            </a:graphic>
            <wp14:sizeRelH relativeFrom="margin">
              <wp14:pctWidth>0</wp14:pctWidth>
            </wp14:sizeRelH>
            <wp14:sizeRelV relativeFrom="margin">
              <wp14:pctHeight>0</wp14:pctHeight>
            </wp14:sizeRelV>
          </wp:anchor>
        </w:drawing>
      </w:r>
      <w:r w:rsidR="00B02C9D" w:rsidRPr="00B02C9D">
        <w:rPr>
          <w:rFonts w:ascii="DINOT-Extlight" w:hAnsi="DINOT-Extlight" w:cstheme="minorHAnsi"/>
          <w:sz w:val="20"/>
          <w:szCs w:val="20"/>
        </w:rPr>
        <w:t xml:space="preserve">Large holes may occur if the model is accidentally damaged after printing. Closing large holes is very similar to the closing </w:t>
      </w:r>
      <w:r w:rsidR="00BE5C23">
        <w:rPr>
          <w:rFonts w:ascii="DINOT-Extlight" w:hAnsi="DINOT-Extlight" w:cstheme="minorHAnsi"/>
          <w:sz w:val="20"/>
          <w:szCs w:val="20"/>
        </w:rPr>
        <w:t xml:space="preserve">of </w:t>
      </w:r>
      <w:r w:rsidR="00B02C9D" w:rsidRPr="00B02C9D">
        <w:rPr>
          <w:rFonts w:ascii="DINOT-Extlight" w:hAnsi="DINOT-Extlight" w:cstheme="minorHAnsi"/>
          <w:sz w:val="20"/>
          <w:szCs w:val="20"/>
        </w:rPr>
        <w:t>small holes, but the hole should be closed from the inside of the model using cello tape before applying the Dimengel. The cello tape will form a base for the D</w:t>
      </w:r>
      <w:r w:rsidR="00AF4620">
        <w:rPr>
          <w:rFonts w:ascii="DINOT-Extlight" w:hAnsi="DINOT-Extlight" w:cstheme="minorHAnsi"/>
          <w:sz w:val="20"/>
          <w:szCs w:val="20"/>
        </w:rPr>
        <w:t>imen</w:t>
      </w:r>
      <w:r w:rsidR="00B02C9D" w:rsidRPr="00B02C9D">
        <w:rPr>
          <w:rFonts w:ascii="DINOT-Extlight" w:hAnsi="DINOT-Extlight" w:cstheme="minorHAnsi"/>
          <w:sz w:val="20"/>
          <w:szCs w:val="20"/>
        </w:rPr>
        <w:t xml:space="preserve">gel and prevent the gel from falling through the hole before it is cured with the UV light. </w:t>
      </w:r>
    </w:p>
    <w:p w14:paraId="24921A18" w14:textId="0032D157" w:rsidR="00B02C9D" w:rsidRPr="00AF4620" w:rsidRDefault="00B02C9D" w:rsidP="008B78F1">
      <w:pPr>
        <w:spacing w:line="320" w:lineRule="exact"/>
        <w:ind w:left="0"/>
        <w:rPr>
          <w:rFonts w:ascii="DINOT-Extlight" w:hAnsi="DINOT-Extlight" w:cstheme="minorHAnsi"/>
          <w:i/>
          <w:iCs/>
          <w:sz w:val="20"/>
          <w:szCs w:val="20"/>
        </w:rPr>
      </w:pPr>
      <w:r w:rsidRPr="00AF4620">
        <w:rPr>
          <w:rFonts w:ascii="DINOT-Extlight" w:hAnsi="DINOT-Extlight" w:cstheme="minorHAnsi"/>
          <w:i/>
          <w:iCs/>
          <w:sz w:val="20"/>
          <w:szCs w:val="20"/>
        </w:rPr>
        <w:t xml:space="preserve">See </w:t>
      </w:r>
      <w:r w:rsidR="00CA67B9">
        <w:rPr>
          <w:rFonts w:ascii="DINOT-Extlight" w:hAnsi="DINOT-Extlight" w:cstheme="minorHAnsi"/>
          <w:i/>
          <w:iCs/>
          <w:sz w:val="20"/>
          <w:szCs w:val="20"/>
        </w:rPr>
        <w:t>f</w:t>
      </w:r>
      <w:r w:rsidRPr="00AF4620">
        <w:rPr>
          <w:rFonts w:ascii="DINOT-Extlight" w:hAnsi="DINOT-Extlight" w:cstheme="minorHAnsi"/>
          <w:i/>
          <w:iCs/>
          <w:sz w:val="20"/>
          <w:szCs w:val="20"/>
        </w:rPr>
        <w:t>igures 14-17</w:t>
      </w:r>
    </w:p>
    <w:p w14:paraId="57541540" w14:textId="49732D48" w:rsidR="00D24F51" w:rsidRDefault="00D24F51" w:rsidP="00D24F51">
      <w:pPr>
        <w:spacing w:line="320" w:lineRule="exact"/>
        <w:ind w:left="0"/>
        <w:rPr>
          <w:rFonts w:ascii="DINOT-Extlight" w:hAnsi="DINOT-Extlight" w:cstheme="minorHAnsi"/>
          <w:sz w:val="20"/>
          <w:szCs w:val="20"/>
        </w:rPr>
      </w:pPr>
      <w:r>
        <w:rPr>
          <w:noProof/>
        </w:rPr>
        <w:drawing>
          <wp:anchor distT="0" distB="0" distL="114300" distR="114300" simplePos="0" relativeHeight="251784192" behindDoc="0" locked="0" layoutInCell="1" allowOverlap="1" wp14:anchorId="56FF3023" wp14:editId="7812EE89">
            <wp:simplePos x="0" y="0"/>
            <wp:positionH relativeFrom="margin">
              <wp:posOffset>0</wp:posOffset>
            </wp:positionH>
            <wp:positionV relativeFrom="paragraph">
              <wp:posOffset>118523</wp:posOffset>
            </wp:positionV>
            <wp:extent cx="1900238" cy="1266825"/>
            <wp:effectExtent l="0" t="0" r="508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789.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00238" cy="1266825"/>
                    </a:xfrm>
                    <a:prstGeom prst="rect">
                      <a:avLst/>
                    </a:prstGeom>
                  </pic:spPr>
                </pic:pic>
              </a:graphicData>
            </a:graphic>
          </wp:anchor>
        </w:drawing>
      </w:r>
    </w:p>
    <w:p w14:paraId="3A90BCA4" w14:textId="51BA576E" w:rsidR="00D24F51" w:rsidRDefault="00D24F51" w:rsidP="008B78F1">
      <w:pPr>
        <w:spacing w:line="320" w:lineRule="exact"/>
        <w:ind w:left="0"/>
        <w:rPr>
          <w:rFonts w:ascii="DINOT-Extlight" w:hAnsi="DINOT-Extlight" w:cstheme="minorHAnsi"/>
          <w:sz w:val="20"/>
          <w:szCs w:val="20"/>
        </w:rPr>
      </w:pPr>
    </w:p>
    <w:p w14:paraId="124843D0" w14:textId="77777777" w:rsidR="00D24F51" w:rsidRDefault="00D24F51" w:rsidP="008B78F1">
      <w:pPr>
        <w:spacing w:line="320" w:lineRule="exact"/>
        <w:ind w:left="0"/>
        <w:rPr>
          <w:rFonts w:ascii="DINOT-Extlight" w:hAnsi="DINOT-Extlight" w:cstheme="minorHAnsi"/>
          <w:b/>
          <w:bCs/>
          <w:i/>
          <w:iCs/>
          <w:sz w:val="20"/>
          <w:szCs w:val="20"/>
        </w:rPr>
      </w:pPr>
    </w:p>
    <w:p w14:paraId="494FE13D" w14:textId="5534DF9A" w:rsidR="00D24F51" w:rsidRDefault="00D24F51" w:rsidP="008B78F1">
      <w:pPr>
        <w:spacing w:line="320" w:lineRule="exact"/>
        <w:ind w:left="0"/>
        <w:rPr>
          <w:rFonts w:ascii="DINOT-Extlight" w:hAnsi="DINOT-Extlight" w:cstheme="minorHAnsi"/>
          <w:b/>
          <w:bCs/>
          <w:i/>
          <w:iCs/>
          <w:sz w:val="20"/>
          <w:szCs w:val="20"/>
        </w:rPr>
      </w:pPr>
      <w:r w:rsidRPr="00D24F51">
        <w:rPr>
          <w:rFonts w:ascii="DINOT-Extlight" w:hAnsi="DINOT-Extlight" w:cstheme="minorHAnsi"/>
          <w:b/>
          <w:bCs/>
          <w:i/>
          <w:iCs/>
          <w:sz w:val="20"/>
          <w:szCs w:val="20"/>
        </w:rPr>
        <w:t xml:space="preserve">Figure 14: Apply cello tape </w:t>
      </w:r>
      <w:del w:id="149" w:author="Louis Gordon" w:date="2017-12-12T12:53:00Z">
        <w:r w:rsidRPr="00D24F51" w:rsidDel="00B81201">
          <w:rPr>
            <w:rFonts w:ascii="DINOT-Extlight" w:hAnsi="DINOT-Extlight" w:cstheme="minorHAnsi"/>
            <w:b/>
            <w:bCs/>
            <w:i/>
            <w:iCs/>
            <w:sz w:val="20"/>
            <w:szCs w:val="20"/>
          </w:rPr>
          <w:delText xml:space="preserve">at </w:delText>
        </w:r>
      </w:del>
      <w:ins w:id="150" w:author="Louis Gordon" w:date="2017-12-12T12:53:00Z">
        <w:r w:rsidR="00B81201">
          <w:rPr>
            <w:rFonts w:ascii="DINOT-Extlight" w:hAnsi="DINOT-Extlight" w:cstheme="minorHAnsi"/>
            <w:b/>
            <w:bCs/>
            <w:i/>
            <w:iCs/>
            <w:sz w:val="20"/>
            <w:szCs w:val="20"/>
          </w:rPr>
          <w:t>on the</w:t>
        </w:r>
        <w:r w:rsidR="00B81201" w:rsidRPr="00D24F51">
          <w:rPr>
            <w:rFonts w:ascii="DINOT-Extlight" w:hAnsi="DINOT-Extlight" w:cstheme="minorHAnsi"/>
            <w:b/>
            <w:bCs/>
            <w:i/>
            <w:iCs/>
            <w:sz w:val="20"/>
            <w:szCs w:val="20"/>
          </w:rPr>
          <w:t xml:space="preserve"> </w:t>
        </w:r>
      </w:ins>
      <w:r w:rsidRPr="00D24F51">
        <w:rPr>
          <w:rFonts w:ascii="DINOT-Extlight" w:hAnsi="DINOT-Extlight" w:cstheme="minorHAnsi"/>
          <w:b/>
          <w:bCs/>
          <w:i/>
          <w:iCs/>
          <w:sz w:val="20"/>
          <w:szCs w:val="20"/>
        </w:rPr>
        <w:t xml:space="preserve">hole </w:t>
      </w:r>
      <w:del w:id="151" w:author="Louis Gordon" w:date="2017-12-12T12:53:00Z">
        <w:r w:rsidRPr="00D24F51" w:rsidDel="00B81201">
          <w:rPr>
            <w:rFonts w:ascii="DINOT-Extlight" w:hAnsi="DINOT-Extlight" w:cstheme="minorHAnsi"/>
            <w:b/>
            <w:bCs/>
            <w:i/>
            <w:iCs/>
            <w:sz w:val="20"/>
            <w:szCs w:val="20"/>
          </w:rPr>
          <w:delText xml:space="preserve">location, </w:delText>
        </w:r>
      </w:del>
      <w:r w:rsidRPr="00D24F51">
        <w:rPr>
          <w:rFonts w:ascii="DINOT-Extlight" w:hAnsi="DINOT-Extlight" w:cstheme="minorHAnsi"/>
          <w:b/>
          <w:bCs/>
          <w:i/>
          <w:iCs/>
          <w:sz w:val="20"/>
          <w:szCs w:val="20"/>
        </w:rPr>
        <w:t xml:space="preserve">from the inside of the </w:t>
      </w:r>
      <w:commentRangeStart w:id="152"/>
      <w:r w:rsidRPr="00D24F51">
        <w:rPr>
          <w:rFonts w:ascii="DINOT-Extlight" w:hAnsi="DINOT-Extlight" w:cstheme="minorHAnsi"/>
          <w:b/>
          <w:bCs/>
          <w:i/>
          <w:iCs/>
          <w:sz w:val="20"/>
          <w:szCs w:val="20"/>
        </w:rPr>
        <w:t>model</w:t>
      </w:r>
      <w:commentRangeEnd w:id="152"/>
      <w:r w:rsidR="00B81201">
        <w:rPr>
          <w:rStyle w:val="CommentReference"/>
        </w:rPr>
        <w:commentReference w:id="152"/>
      </w:r>
    </w:p>
    <w:p w14:paraId="21B81928" w14:textId="5B2790EE" w:rsidR="00D24F51" w:rsidRDefault="00D24F51" w:rsidP="008B78F1">
      <w:pPr>
        <w:spacing w:line="320" w:lineRule="exact"/>
        <w:ind w:left="0"/>
        <w:rPr>
          <w:rFonts w:ascii="DINOT-Extlight" w:hAnsi="DINOT-Extlight" w:cstheme="minorHAnsi"/>
          <w:b/>
          <w:bCs/>
          <w:i/>
          <w:iCs/>
          <w:sz w:val="20"/>
          <w:szCs w:val="20"/>
        </w:rPr>
      </w:pPr>
      <w:r>
        <w:rPr>
          <w:noProof/>
        </w:rPr>
        <w:drawing>
          <wp:anchor distT="0" distB="0" distL="114300" distR="114300" simplePos="0" relativeHeight="251785216" behindDoc="0" locked="0" layoutInCell="1" allowOverlap="1" wp14:anchorId="50A777F6" wp14:editId="175D6B9A">
            <wp:simplePos x="0" y="0"/>
            <wp:positionH relativeFrom="column">
              <wp:posOffset>0</wp:posOffset>
            </wp:positionH>
            <wp:positionV relativeFrom="paragraph">
              <wp:posOffset>190722</wp:posOffset>
            </wp:positionV>
            <wp:extent cx="1914525" cy="127635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790.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14525" cy="1276350"/>
                    </a:xfrm>
                    <a:prstGeom prst="rect">
                      <a:avLst/>
                    </a:prstGeom>
                  </pic:spPr>
                </pic:pic>
              </a:graphicData>
            </a:graphic>
          </wp:anchor>
        </w:drawing>
      </w:r>
    </w:p>
    <w:p w14:paraId="4237AFA7" w14:textId="5898147C" w:rsidR="00D24F51" w:rsidRPr="00D24F51" w:rsidRDefault="00D24F51" w:rsidP="008B78F1">
      <w:pPr>
        <w:spacing w:line="320" w:lineRule="exact"/>
        <w:ind w:left="0"/>
        <w:rPr>
          <w:rFonts w:ascii="DINOT-Extlight" w:hAnsi="DINOT-Extlight" w:cstheme="minorHAnsi"/>
          <w:b/>
          <w:bCs/>
          <w:i/>
          <w:iCs/>
          <w:sz w:val="20"/>
          <w:szCs w:val="20"/>
        </w:rPr>
      </w:pPr>
    </w:p>
    <w:p w14:paraId="418EBF99" w14:textId="5409095C" w:rsidR="00D24F51" w:rsidRDefault="00D24F51" w:rsidP="008B78F1">
      <w:pPr>
        <w:spacing w:line="320" w:lineRule="exact"/>
        <w:ind w:left="0"/>
        <w:rPr>
          <w:rFonts w:ascii="DINOT-Extlight" w:hAnsi="DINOT-Extlight" w:cstheme="minorHAnsi"/>
          <w:sz w:val="20"/>
          <w:szCs w:val="20"/>
        </w:rPr>
      </w:pPr>
    </w:p>
    <w:p w14:paraId="22DD02BF" w14:textId="77777777" w:rsidR="00D24F51" w:rsidRDefault="00D24F51" w:rsidP="008B78F1">
      <w:pPr>
        <w:spacing w:line="320" w:lineRule="exact"/>
        <w:ind w:left="0"/>
        <w:rPr>
          <w:rFonts w:ascii="DINOT-Extlight" w:hAnsi="DINOT-Extlight" w:cstheme="minorHAnsi"/>
          <w:sz w:val="20"/>
          <w:szCs w:val="20"/>
        </w:rPr>
      </w:pPr>
    </w:p>
    <w:p w14:paraId="1E80C7D5" w14:textId="191E7606" w:rsidR="00D24F51" w:rsidRPr="00D24F51" w:rsidRDefault="00D24F51" w:rsidP="008B78F1">
      <w:pPr>
        <w:spacing w:line="320" w:lineRule="exact"/>
        <w:ind w:left="0"/>
        <w:rPr>
          <w:rFonts w:ascii="DINOT-Extlight" w:hAnsi="DINOT-Extlight" w:cstheme="minorHAnsi"/>
          <w:b/>
          <w:bCs/>
          <w:i/>
          <w:iCs/>
          <w:sz w:val="20"/>
          <w:szCs w:val="20"/>
        </w:rPr>
      </w:pPr>
      <w:r w:rsidRPr="00D24F51">
        <w:rPr>
          <w:rFonts w:ascii="DINOT-Extlight" w:hAnsi="DINOT-Extlight" w:cstheme="minorHAnsi"/>
          <w:b/>
          <w:bCs/>
          <w:i/>
          <w:iCs/>
          <w:sz w:val="20"/>
          <w:szCs w:val="20"/>
        </w:rPr>
        <w:t>Figure 15: Place a small amount of Dimengel on top of the hole.</w:t>
      </w:r>
    </w:p>
    <w:p w14:paraId="1D08A7CD" w14:textId="515C6CFE" w:rsidR="00D24F51" w:rsidRDefault="00D24F51" w:rsidP="00D24F51">
      <w:pPr>
        <w:spacing w:line="320" w:lineRule="exact"/>
        <w:ind w:left="0"/>
        <w:rPr>
          <w:rFonts w:ascii="DINOT-Extlight" w:hAnsi="DINOT-Extlight" w:cstheme="minorHAnsi"/>
          <w:sz w:val="20"/>
          <w:szCs w:val="20"/>
        </w:rPr>
      </w:pPr>
      <w:r>
        <w:rPr>
          <w:noProof/>
        </w:rPr>
        <w:drawing>
          <wp:anchor distT="0" distB="0" distL="114300" distR="114300" simplePos="0" relativeHeight="251786240" behindDoc="0" locked="0" layoutInCell="1" allowOverlap="1" wp14:anchorId="74D0D250" wp14:editId="618B3488">
            <wp:simplePos x="0" y="0"/>
            <wp:positionH relativeFrom="column">
              <wp:posOffset>0</wp:posOffset>
            </wp:positionH>
            <wp:positionV relativeFrom="paragraph">
              <wp:posOffset>2318</wp:posOffset>
            </wp:positionV>
            <wp:extent cx="1899920" cy="1266825"/>
            <wp:effectExtent l="0" t="0" r="5080" b="9525"/>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0793.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99920" cy="1266825"/>
                    </a:xfrm>
                    <a:prstGeom prst="rect">
                      <a:avLst/>
                    </a:prstGeom>
                  </pic:spPr>
                </pic:pic>
              </a:graphicData>
            </a:graphic>
          </wp:anchor>
        </w:drawing>
      </w:r>
    </w:p>
    <w:p w14:paraId="2C54BE72" w14:textId="0EE763A5" w:rsidR="00B02C9D" w:rsidRDefault="00B02C9D" w:rsidP="008B78F1">
      <w:pPr>
        <w:spacing w:line="320" w:lineRule="exact"/>
        <w:ind w:left="0"/>
        <w:rPr>
          <w:rFonts w:ascii="DINOT-Extlight" w:hAnsi="DINOT-Extlight" w:cstheme="minorHAnsi"/>
          <w:sz w:val="20"/>
          <w:szCs w:val="20"/>
        </w:rPr>
      </w:pPr>
    </w:p>
    <w:p w14:paraId="2F8D4E42" w14:textId="47F13679" w:rsidR="00D24F51" w:rsidRDefault="00D24F51" w:rsidP="008B78F1">
      <w:pPr>
        <w:spacing w:line="320" w:lineRule="exact"/>
        <w:ind w:left="0"/>
        <w:rPr>
          <w:rFonts w:ascii="DINOT-Extlight" w:hAnsi="DINOT-Extlight" w:cstheme="minorHAnsi"/>
          <w:sz w:val="20"/>
          <w:szCs w:val="20"/>
        </w:rPr>
      </w:pPr>
    </w:p>
    <w:p w14:paraId="378A4795" w14:textId="6E67F538" w:rsidR="00D24F51" w:rsidRPr="00D24F51" w:rsidRDefault="00D24F51" w:rsidP="008B78F1">
      <w:pPr>
        <w:spacing w:line="320" w:lineRule="exact"/>
        <w:ind w:left="0"/>
        <w:rPr>
          <w:rFonts w:ascii="DINOT-Extlight" w:hAnsi="DINOT-Extlight" w:cstheme="minorHAnsi"/>
          <w:b/>
          <w:bCs/>
          <w:i/>
          <w:iCs/>
          <w:sz w:val="20"/>
          <w:szCs w:val="20"/>
        </w:rPr>
      </w:pPr>
      <w:r w:rsidRPr="00D24F51">
        <w:rPr>
          <w:rFonts w:ascii="DINOT-Extlight" w:hAnsi="DINOT-Extlight" w:cstheme="minorHAnsi"/>
          <w:b/>
          <w:bCs/>
          <w:i/>
          <w:iCs/>
          <w:sz w:val="20"/>
          <w:szCs w:val="20"/>
        </w:rPr>
        <w:t>Figure 16: Smooth the gel and wipe away the excess.</w:t>
      </w:r>
    </w:p>
    <w:p w14:paraId="357833BD" w14:textId="25374EC5" w:rsidR="00D24F51" w:rsidRDefault="00D24F51" w:rsidP="008B78F1">
      <w:pPr>
        <w:spacing w:line="320" w:lineRule="exact"/>
        <w:ind w:left="0"/>
        <w:rPr>
          <w:rFonts w:ascii="DINOT-Extlight" w:hAnsi="DINOT-Extlight" w:cstheme="minorHAnsi"/>
          <w:sz w:val="20"/>
          <w:szCs w:val="20"/>
        </w:rPr>
      </w:pPr>
      <w:r>
        <w:rPr>
          <w:noProof/>
        </w:rPr>
        <w:drawing>
          <wp:anchor distT="0" distB="0" distL="114300" distR="114300" simplePos="0" relativeHeight="251787264" behindDoc="0" locked="0" layoutInCell="1" allowOverlap="1" wp14:anchorId="7D51A527" wp14:editId="284031B8">
            <wp:simplePos x="0" y="0"/>
            <wp:positionH relativeFrom="column">
              <wp:posOffset>0</wp:posOffset>
            </wp:positionH>
            <wp:positionV relativeFrom="paragraph">
              <wp:posOffset>80423</wp:posOffset>
            </wp:positionV>
            <wp:extent cx="1914525" cy="127635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0799.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14525" cy="1276350"/>
                    </a:xfrm>
                    <a:prstGeom prst="rect">
                      <a:avLst/>
                    </a:prstGeom>
                  </pic:spPr>
                </pic:pic>
              </a:graphicData>
            </a:graphic>
          </wp:anchor>
        </w:drawing>
      </w:r>
    </w:p>
    <w:p w14:paraId="606AFE5B" w14:textId="77777777" w:rsidR="00D24F51" w:rsidRDefault="00D24F51" w:rsidP="008B78F1">
      <w:pPr>
        <w:spacing w:line="320" w:lineRule="exact"/>
        <w:ind w:left="0"/>
        <w:rPr>
          <w:rFonts w:ascii="DINOT-Extlight" w:hAnsi="DINOT-Extlight" w:cstheme="minorHAnsi"/>
          <w:sz w:val="20"/>
          <w:szCs w:val="20"/>
        </w:rPr>
      </w:pPr>
    </w:p>
    <w:p w14:paraId="102DC76E" w14:textId="77777777" w:rsidR="00D24F51" w:rsidRDefault="00D24F51" w:rsidP="008B78F1">
      <w:pPr>
        <w:spacing w:line="320" w:lineRule="exact"/>
        <w:ind w:left="0"/>
        <w:rPr>
          <w:rFonts w:ascii="DINOT-Extlight" w:hAnsi="DINOT-Extlight" w:cstheme="minorHAnsi"/>
          <w:sz w:val="20"/>
          <w:szCs w:val="20"/>
        </w:rPr>
      </w:pPr>
    </w:p>
    <w:p w14:paraId="7CD0CF27" w14:textId="2A5853DB" w:rsidR="00D24F51" w:rsidRPr="00D24F51" w:rsidRDefault="00D24F51" w:rsidP="008B78F1">
      <w:pPr>
        <w:spacing w:line="320" w:lineRule="exact"/>
        <w:ind w:left="0"/>
        <w:rPr>
          <w:rFonts w:ascii="DINOT-Extlight" w:hAnsi="DINOT-Extlight" w:cstheme="minorHAnsi"/>
          <w:b/>
          <w:bCs/>
          <w:i/>
          <w:iCs/>
          <w:sz w:val="20"/>
          <w:szCs w:val="20"/>
        </w:rPr>
      </w:pPr>
      <w:r w:rsidRPr="00D24F51">
        <w:rPr>
          <w:rFonts w:ascii="DINOT-Extlight" w:hAnsi="DINOT-Extlight" w:cstheme="minorHAnsi"/>
          <w:b/>
          <w:bCs/>
          <w:i/>
          <w:iCs/>
          <w:sz w:val="20"/>
          <w:szCs w:val="20"/>
        </w:rPr>
        <w:t>Figure 17: Cure the raw gel with a UV flashlight.</w:t>
      </w:r>
      <w:r w:rsidR="005C181C">
        <w:rPr>
          <w:rFonts w:ascii="DINOT-Extlight" w:hAnsi="DINOT-Extlight" w:cstheme="minorHAnsi"/>
          <w:b/>
          <w:bCs/>
          <w:i/>
          <w:iCs/>
          <w:sz w:val="20"/>
          <w:szCs w:val="20"/>
        </w:rPr>
        <w:t xml:space="preserve"> Use protective googles and clothing</w:t>
      </w:r>
      <w:ins w:id="153" w:author="Louis Gordon" w:date="2017-12-12T13:09:00Z">
        <w:r w:rsidR="003C6A84">
          <w:rPr>
            <w:rFonts w:ascii="DINOT-Extlight" w:hAnsi="DINOT-Extlight" w:cstheme="minorHAnsi"/>
            <w:b/>
            <w:bCs/>
            <w:i/>
            <w:iCs/>
            <w:sz w:val="20"/>
            <w:szCs w:val="20"/>
          </w:rPr>
          <w:t>.</w:t>
        </w:r>
      </w:ins>
    </w:p>
    <w:p w14:paraId="2BFC931F" w14:textId="77777777" w:rsidR="00D24F51" w:rsidRDefault="00D24F51" w:rsidP="008B78F1">
      <w:pPr>
        <w:spacing w:line="320" w:lineRule="exact"/>
        <w:ind w:left="0"/>
        <w:rPr>
          <w:rFonts w:ascii="DINOT-Extlight" w:hAnsi="DINOT-Extlight" w:cstheme="minorHAnsi"/>
          <w:sz w:val="20"/>
          <w:szCs w:val="20"/>
        </w:rPr>
      </w:pPr>
    </w:p>
    <w:p w14:paraId="46A222AF" w14:textId="77777777" w:rsidR="00D24F51" w:rsidRDefault="00D24F51" w:rsidP="008B78F1">
      <w:pPr>
        <w:spacing w:line="320" w:lineRule="exact"/>
        <w:ind w:left="0"/>
        <w:rPr>
          <w:rFonts w:ascii="DINOT-Extlight" w:hAnsi="DINOT-Extlight" w:cstheme="minorHAnsi"/>
          <w:sz w:val="20"/>
          <w:szCs w:val="20"/>
        </w:rPr>
      </w:pPr>
    </w:p>
    <w:p w14:paraId="434FD561" w14:textId="77777777" w:rsidR="00D24F51" w:rsidRDefault="00D24F51" w:rsidP="008B78F1">
      <w:pPr>
        <w:spacing w:line="320" w:lineRule="exact"/>
        <w:ind w:left="0"/>
        <w:rPr>
          <w:rFonts w:ascii="DINOT-Extlight" w:hAnsi="DINOT-Extlight" w:cstheme="minorHAnsi"/>
          <w:sz w:val="20"/>
          <w:szCs w:val="20"/>
        </w:rPr>
      </w:pPr>
    </w:p>
    <w:p w14:paraId="7E7B7F55" w14:textId="3516551D" w:rsidR="00E03522" w:rsidRPr="00193B4C" w:rsidRDefault="00193B4C" w:rsidP="00193B4C">
      <w:pPr>
        <w:pStyle w:val="Heading1"/>
        <w:rPr>
          <w:rFonts w:ascii="DINOT" w:eastAsiaTheme="minorHAnsi" w:hAnsi="DINOT"/>
          <w:b/>
          <w:bCs/>
          <w:color w:val="auto"/>
          <w:sz w:val="22"/>
          <w:szCs w:val="22"/>
          <w:lang w:bidi="he-IL"/>
        </w:rPr>
      </w:pPr>
      <w:del w:id="154" w:author="Louis Gordon" w:date="2017-12-12T12:55:00Z">
        <w:r w:rsidRPr="002D7F2A" w:rsidDel="00B81201">
          <w:rPr>
            <w:rFonts w:ascii="DINOT-Extlight" w:hAnsi="DINOT-Extlight"/>
            <w:noProof/>
            <w:sz w:val="20"/>
            <w:szCs w:val="20"/>
          </w:rPr>
          <w:lastRenderedPageBreak/>
          <mc:AlternateContent>
            <mc:Choice Requires="wps">
              <w:drawing>
                <wp:anchor distT="0" distB="0" distL="114300" distR="114300" simplePos="0" relativeHeight="251802624" behindDoc="0" locked="1" layoutInCell="1" allowOverlap="1" wp14:anchorId="46658697" wp14:editId="3FE91810">
                  <wp:simplePos x="0" y="0"/>
                  <wp:positionH relativeFrom="column">
                    <wp:posOffset>-147955</wp:posOffset>
                  </wp:positionH>
                  <wp:positionV relativeFrom="page">
                    <wp:posOffset>1499235</wp:posOffset>
                  </wp:positionV>
                  <wp:extent cx="45720" cy="7534275"/>
                  <wp:effectExtent l="0" t="0" r="30480" b="28575"/>
                  <wp:wrapNone/>
                  <wp:docPr id="119" name="Straight Connector 119"/>
                  <wp:cNvGraphicFramePr/>
                  <a:graphic xmlns:a="http://schemas.openxmlformats.org/drawingml/2006/main">
                    <a:graphicData uri="http://schemas.microsoft.com/office/word/2010/wordprocessingShape">
                      <wps:wsp>
                        <wps:cNvCnPr/>
                        <wps:spPr>
                          <a:xfrm>
                            <a:off x="0" y="0"/>
                            <a:ext cx="45720" cy="7534275"/>
                          </a:xfrm>
                          <a:prstGeom prst="line">
                            <a:avLst/>
                          </a:prstGeom>
                          <a:ln>
                            <a:solidFill>
                              <a:srgbClr val="A4A4A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15D7B0" id="Straight Connector 119"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1.65pt,118.05pt" to="-8.05pt,7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" strokecolor="#a4a4a7" strokeweight=".5pt">
                  <v:stroke joinstyle="miter"/>
                  <w10:wrap anchory="page"/>
                  <w10:anchorlock/>
                </v:line>
              </w:pict>
            </mc:Fallback>
          </mc:AlternateContent>
        </w:r>
        <w:r w:rsidDel="00B81201">
          <w:rPr>
            <w:rFonts w:ascii="DINOT" w:eastAsiaTheme="minorHAnsi" w:hAnsi="DINOT"/>
            <w:b/>
            <w:bCs/>
            <w:color w:val="auto"/>
            <w:sz w:val="22"/>
            <w:szCs w:val="22"/>
            <w:lang w:bidi="he-IL"/>
          </w:rPr>
          <w:delText>Cr</w:delText>
        </w:r>
        <w:r w:rsidR="00E03522" w:rsidRPr="00193B4C" w:rsidDel="00B81201">
          <w:rPr>
            <w:rFonts w:ascii="DINOT" w:eastAsiaTheme="minorHAnsi" w:hAnsi="DINOT"/>
            <w:b/>
            <w:bCs/>
            <w:color w:val="auto"/>
            <w:sz w:val="22"/>
            <w:szCs w:val="22"/>
            <w:lang w:bidi="he-IL"/>
          </w:rPr>
          <w:delText xml:space="preserve">eating </w:delText>
        </w:r>
      </w:del>
      <w:ins w:id="155" w:author="Louis Gordon" w:date="2017-12-12T12:55:00Z">
        <w:r w:rsidR="00B81201" w:rsidRPr="002D7F2A">
          <w:rPr>
            <w:rFonts w:ascii="DINOT-Extlight" w:hAnsi="DINOT-Extlight"/>
            <w:noProof/>
            <w:sz w:val="20"/>
            <w:szCs w:val="20"/>
          </w:rPr>
          <mc:AlternateContent>
            <mc:Choice Requires="wps">
              <w:drawing>
                <wp:anchor distT="0" distB="0" distL="114300" distR="114300" simplePos="0" relativeHeight="251824128" behindDoc="0" locked="1" layoutInCell="1" allowOverlap="1" wp14:anchorId="17F202B5" wp14:editId="3A5E9EB0">
                  <wp:simplePos x="0" y="0"/>
                  <wp:positionH relativeFrom="column">
                    <wp:posOffset>-147955</wp:posOffset>
                  </wp:positionH>
                  <wp:positionV relativeFrom="page">
                    <wp:posOffset>1499235</wp:posOffset>
                  </wp:positionV>
                  <wp:extent cx="45720" cy="7534275"/>
                  <wp:effectExtent l="0" t="0" r="30480" b="28575"/>
                  <wp:wrapNone/>
                  <wp:docPr id="5" name="Straight Connector 5"/>
                  <wp:cNvGraphicFramePr/>
                  <a:graphic xmlns:a="http://schemas.openxmlformats.org/drawingml/2006/main">
                    <a:graphicData uri="http://schemas.microsoft.com/office/word/2010/wordprocessingShape">
                      <wps:wsp>
                        <wps:cNvCnPr/>
                        <wps:spPr>
                          <a:xfrm>
                            <a:off x="0" y="0"/>
                            <a:ext cx="45720" cy="7534275"/>
                          </a:xfrm>
                          <a:prstGeom prst="line">
                            <a:avLst/>
                          </a:prstGeom>
                          <a:ln>
                            <a:solidFill>
                              <a:srgbClr val="A4A4A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DFB719" id="Straight Connector 5"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1.65pt,118.05pt" to="-8.05pt,7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" strokecolor="#a4a4a7" strokeweight=".5pt">
                  <v:stroke joinstyle="miter"/>
                  <w10:wrap anchory="page"/>
                  <w10:anchorlock/>
                </v:line>
              </w:pict>
            </mc:Fallback>
          </mc:AlternateContent>
        </w:r>
        <w:r w:rsidR="00B81201">
          <w:rPr>
            <w:rFonts w:ascii="DINOT" w:eastAsiaTheme="minorHAnsi" w:hAnsi="DINOT"/>
            <w:b/>
            <w:bCs/>
            <w:color w:val="auto"/>
            <w:sz w:val="22"/>
            <w:szCs w:val="22"/>
            <w:lang w:bidi="he-IL"/>
          </w:rPr>
          <w:t>Mak</w:t>
        </w:r>
        <w:r w:rsidR="00B81201" w:rsidRPr="00193B4C">
          <w:rPr>
            <w:rFonts w:ascii="DINOT" w:eastAsiaTheme="minorHAnsi" w:hAnsi="DINOT"/>
            <w:b/>
            <w:bCs/>
            <w:color w:val="auto"/>
            <w:sz w:val="22"/>
            <w:szCs w:val="22"/>
            <w:lang w:bidi="he-IL"/>
          </w:rPr>
          <w:t xml:space="preserve">ing </w:t>
        </w:r>
      </w:ins>
      <w:r w:rsidR="00E03522" w:rsidRPr="00193B4C">
        <w:rPr>
          <w:rFonts w:ascii="DINOT" w:eastAsiaTheme="minorHAnsi" w:hAnsi="DINOT"/>
          <w:b/>
          <w:bCs/>
          <w:color w:val="auto"/>
          <w:sz w:val="22"/>
          <w:szCs w:val="22"/>
          <w:lang w:bidi="he-IL"/>
        </w:rPr>
        <w:t xml:space="preserve">a Hole </w:t>
      </w:r>
    </w:p>
    <w:p w14:paraId="76C72583" w14:textId="77777777" w:rsidR="00E03522" w:rsidRPr="00E03522" w:rsidRDefault="00E03522" w:rsidP="00E03522">
      <w:pPr>
        <w:spacing w:line="320" w:lineRule="exact"/>
        <w:ind w:left="0"/>
        <w:rPr>
          <w:rFonts w:ascii="DINOT-Extlight" w:hAnsi="DINOT-Extlight" w:cstheme="minorHAnsi"/>
          <w:sz w:val="20"/>
          <w:szCs w:val="20"/>
        </w:rPr>
      </w:pPr>
      <w:r w:rsidRPr="00E03522">
        <w:rPr>
          <w:rFonts w:ascii="DINOT-Extlight" w:hAnsi="DINOT-Extlight" w:cstheme="minorHAnsi"/>
          <w:sz w:val="20"/>
          <w:szCs w:val="20"/>
        </w:rPr>
        <w:t xml:space="preserve">Occasionally a hole may be required to insert a metal construction, polyurethane foam, or other substances that cannot be inserted into the model using existing openings. </w:t>
      </w:r>
    </w:p>
    <w:p w14:paraId="100EF8FF" w14:textId="24B54956" w:rsidR="005C597F" w:rsidRDefault="00E03522" w:rsidP="00E03522">
      <w:pPr>
        <w:spacing w:line="320" w:lineRule="exact"/>
        <w:ind w:left="0"/>
        <w:rPr>
          <w:rFonts w:ascii="DINOT-Extlight" w:hAnsi="DINOT-Extlight" w:cstheme="minorHAnsi"/>
          <w:sz w:val="20"/>
          <w:szCs w:val="20"/>
        </w:rPr>
      </w:pPr>
      <w:r w:rsidRPr="00E03522">
        <w:rPr>
          <w:rFonts w:ascii="DINOT-Extlight" w:hAnsi="DINOT-Extlight" w:cstheme="minorHAnsi"/>
          <w:sz w:val="20"/>
          <w:szCs w:val="20"/>
        </w:rPr>
        <w:t xml:space="preserve">To </w:t>
      </w:r>
      <w:del w:id="156" w:author="Louis Gordon" w:date="2017-12-12T12:55:00Z">
        <w:r w:rsidRPr="00E03522" w:rsidDel="00B81201">
          <w:rPr>
            <w:rFonts w:ascii="DINOT-Extlight" w:hAnsi="DINOT-Extlight" w:cstheme="minorHAnsi"/>
            <w:sz w:val="20"/>
            <w:szCs w:val="20"/>
          </w:rPr>
          <w:delText xml:space="preserve">open </w:delText>
        </w:r>
      </w:del>
      <w:ins w:id="157" w:author="Louis Gordon" w:date="2017-12-12T12:55:00Z">
        <w:r w:rsidR="00B81201">
          <w:rPr>
            <w:rFonts w:ascii="DINOT-Extlight" w:hAnsi="DINOT-Extlight" w:cstheme="minorHAnsi"/>
            <w:sz w:val="20"/>
            <w:szCs w:val="20"/>
          </w:rPr>
          <w:t>make</w:t>
        </w:r>
        <w:r w:rsidR="00B81201" w:rsidRPr="00E03522">
          <w:rPr>
            <w:rFonts w:ascii="DINOT-Extlight" w:hAnsi="DINOT-Extlight" w:cstheme="minorHAnsi"/>
            <w:sz w:val="20"/>
            <w:szCs w:val="20"/>
          </w:rPr>
          <w:t xml:space="preserve"> </w:t>
        </w:r>
      </w:ins>
      <w:r w:rsidRPr="00E03522">
        <w:rPr>
          <w:rFonts w:ascii="DINOT-Extlight" w:hAnsi="DINOT-Extlight" w:cstheme="minorHAnsi"/>
          <w:sz w:val="20"/>
          <w:szCs w:val="20"/>
        </w:rPr>
        <w:t xml:space="preserve">a </w:t>
      </w:r>
      <w:r w:rsidR="005C597F" w:rsidRPr="00E03522">
        <w:rPr>
          <w:rFonts w:ascii="DINOT-Extlight" w:hAnsi="DINOT-Extlight" w:cstheme="minorHAnsi"/>
          <w:sz w:val="20"/>
          <w:szCs w:val="20"/>
        </w:rPr>
        <w:t>hole, drill</w:t>
      </w:r>
      <w:r w:rsidRPr="00E03522">
        <w:rPr>
          <w:rFonts w:ascii="DINOT-Extlight" w:hAnsi="DINOT-Extlight" w:cstheme="minorHAnsi"/>
          <w:sz w:val="20"/>
          <w:szCs w:val="20"/>
        </w:rPr>
        <w:t xml:space="preserve"> a small hole using a drill bit, and then insert a saber saw into the hole and cut away additional material to reach the desired diameter or shape. </w:t>
      </w:r>
      <w:r w:rsidRPr="00163921">
        <w:rPr>
          <w:rFonts w:ascii="DINOT-Extlight" w:hAnsi="DINOT-Extlight" w:cstheme="minorHAnsi"/>
          <w:i/>
          <w:iCs/>
          <w:sz w:val="20"/>
          <w:szCs w:val="20"/>
        </w:rPr>
        <w:t xml:space="preserve">See </w:t>
      </w:r>
      <w:r w:rsidR="00CA67B9">
        <w:rPr>
          <w:rFonts w:ascii="DINOT-Extlight" w:hAnsi="DINOT-Extlight" w:cstheme="minorHAnsi"/>
          <w:i/>
          <w:iCs/>
          <w:sz w:val="20"/>
          <w:szCs w:val="20"/>
        </w:rPr>
        <w:t>f</w:t>
      </w:r>
      <w:r w:rsidRPr="00163921">
        <w:rPr>
          <w:rFonts w:ascii="DINOT-Extlight" w:hAnsi="DINOT-Extlight" w:cstheme="minorHAnsi"/>
          <w:i/>
          <w:iCs/>
          <w:sz w:val="20"/>
          <w:szCs w:val="20"/>
        </w:rPr>
        <w:t>igures 18-20</w:t>
      </w:r>
      <w:ins w:id="158" w:author="Louis Gordon" w:date="2017-12-12T12:56:00Z">
        <w:r w:rsidR="00B81201">
          <w:rPr>
            <w:rFonts w:ascii="DINOT-Extlight" w:hAnsi="DINOT-Extlight" w:cstheme="minorHAnsi"/>
            <w:i/>
            <w:iCs/>
            <w:sz w:val="20"/>
            <w:szCs w:val="20"/>
          </w:rPr>
          <w:t>.</w:t>
        </w:r>
      </w:ins>
    </w:p>
    <w:p w14:paraId="0CF7940B" w14:textId="3F865D79" w:rsidR="00163921" w:rsidRDefault="00163921" w:rsidP="00E03522">
      <w:pPr>
        <w:spacing w:line="320" w:lineRule="exact"/>
        <w:ind w:left="0"/>
        <w:rPr>
          <w:rFonts w:ascii="DINOT-Extlight" w:hAnsi="DINOT-Extlight" w:cstheme="minorHAnsi"/>
          <w:sz w:val="20"/>
          <w:szCs w:val="20"/>
        </w:rPr>
      </w:pPr>
    </w:p>
    <w:p w14:paraId="6F98E2C7" w14:textId="20BCB1EB" w:rsidR="00163921" w:rsidRDefault="00163921" w:rsidP="00E03522">
      <w:pPr>
        <w:spacing w:line="320" w:lineRule="exact"/>
        <w:ind w:left="0"/>
        <w:rPr>
          <w:rFonts w:ascii="DINOT-Extlight" w:hAnsi="DINOT-Extlight" w:cstheme="minorHAnsi"/>
          <w:sz w:val="20"/>
          <w:szCs w:val="20"/>
        </w:rPr>
      </w:pPr>
      <w:r>
        <w:rPr>
          <w:noProof/>
        </w:rPr>
        <w:drawing>
          <wp:anchor distT="0" distB="0" distL="114300" distR="114300" simplePos="0" relativeHeight="251794432" behindDoc="0" locked="0" layoutInCell="1" allowOverlap="1" wp14:anchorId="2FF5A5FE" wp14:editId="65BA3079">
            <wp:simplePos x="0" y="0"/>
            <wp:positionH relativeFrom="column">
              <wp:posOffset>43402</wp:posOffset>
            </wp:positionH>
            <wp:positionV relativeFrom="paragraph">
              <wp:posOffset>38735</wp:posOffset>
            </wp:positionV>
            <wp:extent cx="2299970" cy="1533525"/>
            <wp:effectExtent l="0" t="0" r="5080" b="9525"/>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0725.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99970" cy="1533525"/>
                    </a:xfrm>
                    <a:prstGeom prst="rect">
                      <a:avLst/>
                    </a:prstGeom>
                  </pic:spPr>
                </pic:pic>
              </a:graphicData>
            </a:graphic>
          </wp:anchor>
        </w:drawing>
      </w:r>
    </w:p>
    <w:p w14:paraId="4F271800" w14:textId="77777777" w:rsidR="00163921" w:rsidRDefault="00163921" w:rsidP="00E03522">
      <w:pPr>
        <w:spacing w:line="320" w:lineRule="exact"/>
        <w:ind w:left="0"/>
        <w:rPr>
          <w:rFonts w:ascii="DINOT-Extlight" w:hAnsi="DINOT-Extlight" w:cstheme="minorHAnsi"/>
          <w:sz w:val="20"/>
          <w:szCs w:val="20"/>
        </w:rPr>
      </w:pPr>
    </w:p>
    <w:p w14:paraId="2CB93F0C" w14:textId="5B5B5E16" w:rsidR="00163921" w:rsidRDefault="00163921" w:rsidP="00E03522">
      <w:pPr>
        <w:spacing w:line="320" w:lineRule="exact"/>
        <w:ind w:left="0"/>
        <w:rPr>
          <w:rFonts w:ascii="DINOT-Extlight" w:hAnsi="DINOT-Extlight" w:cstheme="minorHAnsi"/>
          <w:sz w:val="20"/>
          <w:szCs w:val="20"/>
        </w:rPr>
      </w:pPr>
    </w:p>
    <w:p w14:paraId="5B355160" w14:textId="77777777" w:rsidR="00163921" w:rsidRDefault="00163921" w:rsidP="00E03522">
      <w:pPr>
        <w:spacing w:line="320" w:lineRule="exact"/>
        <w:ind w:left="0"/>
        <w:rPr>
          <w:rFonts w:ascii="DINOT-Extlight" w:hAnsi="DINOT-Extlight" w:cstheme="minorHAnsi"/>
          <w:sz w:val="20"/>
          <w:szCs w:val="20"/>
        </w:rPr>
      </w:pPr>
    </w:p>
    <w:p w14:paraId="18E16510" w14:textId="77777777" w:rsidR="00163921" w:rsidRDefault="00163921" w:rsidP="00E03522">
      <w:pPr>
        <w:spacing w:line="320" w:lineRule="exact"/>
        <w:ind w:left="0"/>
        <w:rPr>
          <w:rFonts w:ascii="DINOT-Extlight" w:hAnsi="DINOT-Extlight" w:cstheme="minorHAnsi"/>
          <w:sz w:val="20"/>
          <w:szCs w:val="20"/>
        </w:rPr>
      </w:pPr>
    </w:p>
    <w:p w14:paraId="7B1C982A" w14:textId="37E0F82B" w:rsidR="00163921" w:rsidRPr="00163921" w:rsidRDefault="00163921" w:rsidP="00E03522">
      <w:pPr>
        <w:spacing w:line="320" w:lineRule="exact"/>
        <w:ind w:left="0"/>
        <w:rPr>
          <w:rFonts w:ascii="DINOT-Extlight" w:hAnsi="DINOT-Extlight" w:cstheme="minorHAnsi"/>
          <w:b/>
          <w:bCs/>
          <w:i/>
          <w:iCs/>
          <w:sz w:val="20"/>
          <w:szCs w:val="20"/>
        </w:rPr>
      </w:pPr>
      <w:r w:rsidRPr="00163921">
        <w:rPr>
          <w:rFonts w:ascii="DINOT-Extlight" w:hAnsi="DINOT-Extlight" w:cstheme="minorHAnsi"/>
          <w:b/>
          <w:bCs/>
          <w:i/>
          <w:iCs/>
          <w:sz w:val="20"/>
          <w:szCs w:val="20"/>
        </w:rPr>
        <w:t>Figure 18: Drill a small hole.</w:t>
      </w:r>
    </w:p>
    <w:p w14:paraId="07608141" w14:textId="47F42014" w:rsidR="00163921" w:rsidRDefault="00FC0D49" w:rsidP="00E03522">
      <w:pPr>
        <w:spacing w:line="320" w:lineRule="exact"/>
        <w:ind w:left="0"/>
        <w:rPr>
          <w:rFonts w:ascii="DINOT-Extlight" w:hAnsi="DINOT-Extlight" w:cstheme="minorHAnsi"/>
          <w:sz w:val="20"/>
          <w:szCs w:val="20"/>
        </w:rPr>
      </w:pPr>
      <w:r>
        <w:rPr>
          <w:noProof/>
        </w:rPr>
        <w:drawing>
          <wp:anchor distT="0" distB="0" distL="114300" distR="114300" simplePos="0" relativeHeight="251796480" behindDoc="0" locked="0" layoutInCell="1" allowOverlap="1" wp14:anchorId="7B7F6AB7" wp14:editId="35C3C676">
            <wp:simplePos x="0" y="0"/>
            <wp:positionH relativeFrom="margin">
              <wp:posOffset>43402</wp:posOffset>
            </wp:positionH>
            <wp:positionV relativeFrom="paragraph">
              <wp:posOffset>38100</wp:posOffset>
            </wp:positionV>
            <wp:extent cx="2312670" cy="1541780"/>
            <wp:effectExtent l="0" t="0" r="0"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0727.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12670" cy="1541780"/>
                    </a:xfrm>
                    <a:prstGeom prst="rect">
                      <a:avLst/>
                    </a:prstGeom>
                  </pic:spPr>
                </pic:pic>
              </a:graphicData>
            </a:graphic>
            <wp14:sizeRelH relativeFrom="page">
              <wp14:pctWidth>0</wp14:pctWidth>
            </wp14:sizeRelH>
            <wp14:sizeRelV relativeFrom="page">
              <wp14:pctHeight>0</wp14:pctHeight>
            </wp14:sizeRelV>
          </wp:anchor>
        </w:drawing>
      </w:r>
    </w:p>
    <w:p w14:paraId="2DD2A4C4" w14:textId="3FCA8E2D" w:rsidR="00163921" w:rsidRDefault="00163921" w:rsidP="00E03522">
      <w:pPr>
        <w:spacing w:line="320" w:lineRule="exact"/>
        <w:ind w:left="0"/>
        <w:rPr>
          <w:rFonts w:ascii="DINOT-Extlight" w:hAnsi="DINOT-Extlight" w:cstheme="minorHAnsi"/>
          <w:sz w:val="20"/>
          <w:szCs w:val="20"/>
        </w:rPr>
      </w:pPr>
    </w:p>
    <w:p w14:paraId="11C52EFB" w14:textId="156CCE61" w:rsidR="00FC0D49" w:rsidRDefault="00FC0D49" w:rsidP="00E03522">
      <w:pPr>
        <w:spacing w:line="320" w:lineRule="exact"/>
        <w:ind w:left="0"/>
        <w:rPr>
          <w:rFonts w:ascii="DINOT-Extlight" w:hAnsi="DINOT-Extlight" w:cstheme="minorHAnsi"/>
          <w:sz w:val="20"/>
          <w:szCs w:val="20"/>
        </w:rPr>
      </w:pPr>
    </w:p>
    <w:p w14:paraId="0A362DC4" w14:textId="72A8D171" w:rsidR="00FC0D49" w:rsidRDefault="00FC0D49" w:rsidP="00E03522">
      <w:pPr>
        <w:spacing w:line="320" w:lineRule="exact"/>
        <w:ind w:left="0"/>
        <w:rPr>
          <w:rFonts w:ascii="DINOT-Extlight" w:hAnsi="DINOT-Extlight" w:cstheme="minorHAnsi"/>
          <w:sz w:val="20"/>
          <w:szCs w:val="20"/>
        </w:rPr>
      </w:pPr>
    </w:p>
    <w:p w14:paraId="5177C433" w14:textId="6B3F47DC" w:rsidR="00FC0D49" w:rsidRPr="00FC0D49" w:rsidRDefault="00FC0D49" w:rsidP="00E03522">
      <w:pPr>
        <w:spacing w:line="320" w:lineRule="exact"/>
        <w:ind w:left="0"/>
        <w:rPr>
          <w:rFonts w:ascii="DINOT-Extlight" w:hAnsi="DINOT-Extlight" w:cstheme="minorHAnsi"/>
          <w:b/>
          <w:bCs/>
          <w:i/>
          <w:iCs/>
          <w:sz w:val="20"/>
          <w:szCs w:val="20"/>
        </w:rPr>
      </w:pPr>
      <w:r w:rsidRPr="00FC0D49">
        <w:rPr>
          <w:rFonts w:ascii="DINOT-Extlight" w:hAnsi="DINOT-Extlight" w:cstheme="minorHAnsi"/>
          <w:b/>
          <w:bCs/>
          <w:i/>
          <w:iCs/>
          <w:sz w:val="20"/>
          <w:szCs w:val="20"/>
        </w:rPr>
        <w:t>Figure 19: Insert a saber saw into the hole.</w:t>
      </w:r>
    </w:p>
    <w:p w14:paraId="567F077B" w14:textId="70028AD8" w:rsidR="00FC0D49" w:rsidRDefault="00FC0D49" w:rsidP="00E03522">
      <w:pPr>
        <w:spacing w:line="320" w:lineRule="exact"/>
        <w:ind w:left="0"/>
        <w:rPr>
          <w:rFonts w:ascii="DINOT-Extlight" w:hAnsi="DINOT-Extlight" w:cstheme="minorHAnsi"/>
          <w:sz w:val="20"/>
          <w:szCs w:val="20"/>
        </w:rPr>
      </w:pPr>
      <w:r>
        <w:rPr>
          <w:noProof/>
        </w:rPr>
        <w:drawing>
          <wp:anchor distT="0" distB="0" distL="114300" distR="114300" simplePos="0" relativeHeight="251798528" behindDoc="0" locked="0" layoutInCell="1" allowOverlap="1" wp14:anchorId="022A1670" wp14:editId="743D52FD">
            <wp:simplePos x="0" y="0"/>
            <wp:positionH relativeFrom="column">
              <wp:posOffset>43402</wp:posOffset>
            </wp:positionH>
            <wp:positionV relativeFrom="paragraph">
              <wp:posOffset>220345</wp:posOffset>
            </wp:positionV>
            <wp:extent cx="2328545" cy="1552575"/>
            <wp:effectExtent l="0" t="0" r="0" b="9525"/>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0733.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28545" cy="1552575"/>
                    </a:xfrm>
                    <a:prstGeom prst="rect">
                      <a:avLst/>
                    </a:prstGeom>
                  </pic:spPr>
                </pic:pic>
              </a:graphicData>
            </a:graphic>
            <wp14:sizeRelH relativeFrom="page">
              <wp14:pctWidth>0</wp14:pctWidth>
            </wp14:sizeRelH>
            <wp14:sizeRelV relativeFrom="page">
              <wp14:pctHeight>0</wp14:pctHeight>
            </wp14:sizeRelV>
          </wp:anchor>
        </w:drawing>
      </w:r>
    </w:p>
    <w:p w14:paraId="7332CF64" w14:textId="74801069" w:rsidR="00FC0D49" w:rsidRDefault="00FC0D49" w:rsidP="00E03522">
      <w:pPr>
        <w:spacing w:line="320" w:lineRule="exact"/>
        <w:ind w:left="0"/>
        <w:rPr>
          <w:rFonts w:ascii="DINOT-Extlight" w:hAnsi="DINOT-Extlight" w:cstheme="minorHAnsi"/>
          <w:sz w:val="20"/>
          <w:szCs w:val="20"/>
        </w:rPr>
      </w:pPr>
    </w:p>
    <w:p w14:paraId="282E144B" w14:textId="6D861AA7" w:rsidR="00FC0D49" w:rsidRDefault="00FC0D49" w:rsidP="00E03522">
      <w:pPr>
        <w:spacing w:line="320" w:lineRule="exact"/>
        <w:ind w:left="0"/>
        <w:rPr>
          <w:rFonts w:ascii="DINOT-Extlight" w:hAnsi="DINOT-Extlight" w:cstheme="minorHAnsi"/>
          <w:sz w:val="20"/>
          <w:szCs w:val="20"/>
        </w:rPr>
      </w:pPr>
    </w:p>
    <w:p w14:paraId="4CB96D55" w14:textId="77777777" w:rsidR="00FC0D49" w:rsidRDefault="00FC0D49" w:rsidP="00E03522">
      <w:pPr>
        <w:spacing w:line="320" w:lineRule="exact"/>
        <w:ind w:left="0"/>
        <w:rPr>
          <w:rFonts w:ascii="DINOT-Extlight" w:hAnsi="DINOT-Extlight" w:cstheme="minorHAnsi"/>
          <w:sz w:val="20"/>
          <w:szCs w:val="20"/>
        </w:rPr>
      </w:pPr>
    </w:p>
    <w:p w14:paraId="781B773B" w14:textId="07E200B6" w:rsidR="00FC0D49" w:rsidRDefault="00FC0D49" w:rsidP="00E03522">
      <w:pPr>
        <w:spacing w:line="320" w:lineRule="exact"/>
        <w:ind w:left="0"/>
        <w:rPr>
          <w:rFonts w:ascii="DINOT-Extlight" w:hAnsi="DINOT-Extlight" w:cstheme="minorHAnsi"/>
          <w:sz w:val="20"/>
          <w:szCs w:val="20"/>
        </w:rPr>
      </w:pPr>
    </w:p>
    <w:p w14:paraId="118B861D" w14:textId="77777777" w:rsidR="00FC0D49" w:rsidRPr="00FC0D49" w:rsidRDefault="00FC0D49" w:rsidP="00E03522">
      <w:pPr>
        <w:spacing w:line="320" w:lineRule="exact"/>
        <w:ind w:left="0"/>
        <w:rPr>
          <w:rFonts w:ascii="DINOT-Extlight" w:hAnsi="DINOT-Extlight" w:cstheme="minorHAnsi"/>
          <w:b/>
          <w:bCs/>
          <w:i/>
          <w:iCs/>
          <w:sz w:val="20"/>
          <w:szCs w:val="20"/>
        </w:rPr>
      </w:pPr>
      <w:r w:rsidRPr="00FC0D49">
        <w:rPr>
          <w:rFonts w:ascii="DINOT-Extlight" w:hAnsi="DINOT-Extlight" w:cstheme="minorHAnsi"/>
          <w:b/>
          <w:bCs/>
          <w:i/>
          <w:iCs/>
          <w:sz w:val="20"/>
          <w:szCs w:val="20"/>
        </w:rPr>
        <w:t>Figure 20: Cut the hole to the desired diameter or shape.</w:t>
      </w:r>
    </w:p>
    <w:p w14:paraId="566B5677" w14:textId="77777777" w:rsidR="00FC0D49" w:rsidRDefault="00FC0D49" w:rsidP="00E03522">
      <w:pPr>
        <w:spacing w:line="320" w:lineRule="exact"/>
        <w:ind w:left="0"/>
        <w:rPr>
          <w:rFonts w:ascii="DINOT-Extlight" w:hAnsi="DINOT-Extlight" w:cstheme="minorHAnsi"/>
          <w:sz w:val="20"/>
          <w:szCs w:val="20"/>
        </w:rPr>
      </w:pPr>
    </w:p>
    <w:p w14:paraId="4F47E501" w14:textId="77777777" w:rsidR="00FC0D49" w:rsidRDefault="00FC0D49" w:rsidP="00E03522">
      <w:pPr>
        <w:spacing w:line="320" w:lineRule="exact"/>
        <w:ind w:left="0"/>
        <w:rPr>
          <w:rFonts w:ascii="DINOT-Extlight" w:hAnsi="DINOT-Extlight" w:cstheme="minorHAnsi"/>
          <w:sz w:val="20"/>
          <w:szCs w:val="20"/>
        </w:rPr>
      </w:pPr>
    </w:p>
    <w:p w14:paraId="0DEA9664" w14:textId="77777777" w:rsidR="00FC0D49" w:rsidRDefault="00FC0D49" w:rsidP="00E03522">
      <w:pPr>
        <w:spacing w:line="320" w:lineRule="exact"/>
        <w:ind w:left="0"/>
        <w:rPr>
          <w:rFonts w:ascii="DINOT-Extlight" w:hAnsi="DINOT-Extlight" w:cstheme="minorHAnsi"/>
          <w:sz w:val="20"/>
          <w:szCs w:val="20"/>
        </w:rPr>
      </w:pPr>
    </w:p>
    <w:p w14:paraId="3C53D948" w14:textId="2B355B8E" w:rsidR="00193B4C" w:rsidRPr="00BB2DB0" w:rsidRDefault="008F2988" w:rsidP="008F2988">
      <w:pPr>
        <w:pStyle w:val="Heading1"/>
        <w:rPr>
          <w:rFonts w:ascii="DINOT-Bold" w:eastAsia="Times New Roman" w:hAnsi="DINOT-Bold" w:cs="Courier"/>
          <w:noProof/>
          <w:color w:val="ED0677"/>
          <w:sz w:val="26"/>
          <w:szCs w:val="26"/>
        </w:rPr>
      </w:pPr>
      <w:r w:rsidRPr="008F2988">
        <w:rPr>
          <w:rFonts w:ascii="DINOT-Extlight" w:hAnsi="DINOT-Extlight"/>
          <w:noProof/>
          <w:sz w:val="20"/>
          <w:szCs w:val="20"/>
        </w:rPr>
        <w:lastRenderedPageBreak/>
        <w:drawing>
          <wp:anchor distT="0" distB="0" distL="114300" distR="114300" simplePos="0" relativeHeight="251806720" behindDoc="0" locked="0" layoutInCell="1" allowOverlap="1" wp14:anchorId="30029C59" wp14:editId="4B65EA61">
            <wp:simplePos x="0" y="0"/>
            <wp:positionH relativeFrom="column">
              <wp:posOffset>-2214390</wp:posOffset>
            </wp:positionH>
            <wp:positionV relativeFrom="page">
              <wp:posOffset>1927951</wp:posOffset>
            </wp:positionV>
            <wp:extent cx="1684999" cy="1916935"/>
            <wp:effectExtent l="0" t="0" r="0" b="7620"/>
            <wp:wrapNone/>
            <wp:docPr id="137" name="Graphic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691618" cy="1924465"/>
                    </a:xfrm>
                    <a:prstGeom prst="rect">
                      <a:avLst/>
                    </a:prstGeom>
                  </pic:spPr>
                </pic:pic>
              </a:graphicData>
            </a:graphic>
            <wp14:sizeRelH relativeFrom="margin">
              <wp14:pctWidth>0</wp14:pctWidth>
            </wp14:sizeRelH>
            <wp14:sizeRelV relativeFrom="margin">
              <wp14:pctHeight>0</wp14:pctHeight>
            </wp14:sizeRelV>
          </wp:anchor>
        </w:drawing>
      </w:r>
      <w:r w:rsidRPr="008F2988">
        <w:rPr>
          <w:rFonts w:ascii="DINOT-Extlight" w:hAnsi="DINOT-Extlight"/>
          <w:noProof/>
          <w:sz w:val="20"/>
          <w:szCs w:val="20"/>
        </w:rPr>
        <mc:AlternateContent>
          <mc:Choice Requires="wps">
            <w:drawing>
              <wp:anchor distT="0" distB="0" distL="114300" distR="114300" simplePos="0" relativeHeight="251807744" behindDoc="0" locked="1" layoutInCell="1" allowOverlap="1" wp14:anchorId="5987DA50" wp14:editId="0B31DAD5">
                <wp:simplePos x="0" y="0"/>
                <wp:positionH relativeFrom="column">
                  <wp:posOffset>-2181860</wp:posOffset>
                </wp:positionH>
                <wp:positionV relativeFrom="margin">
                  <wp:posOffset>516255</wp:posOffset>
                </wp:positionV>
                <wp:extent cx="1645920" cy="1486535"/>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1645920" cy="1486535"/>
                        </a:xfrm>
                        <a:prstGeom prst="rect">
                          <a:avLst/>
                        </a:prstGeom>
                        <a:noFill/>
                        <a:ln w="6350">
                          <a:noFill/>
                        </a:ln>
                      </wps:spPr>
                      <wps:txbx>
                        <w:txbxContent>
                          <w:p w14:paraId="5CABD9E6" w14:textId="77777777" w:rsidR="003C6A84" w:rsidRPr="00B765BF" w:rsidRDefault="003C6A84" w:rsidP="008F2988">
                            <w:pPr>
                              <w:ind w:left="0"/>
                              <w:rPr>
                                <w:rFonts w:ascii="DINOT-Bold" w:hAnsi="DINOT-Bold" w:cstheme="minorHAnsi"/>
                                <w:color w:val="ED0677"/>
                                <w:sz w:val="20"/>
                                <w:szCs w:val="20"/>
                              </w:rPr>
                            </w:pPr>
                            <w:r>
                              <w:rPr>
                                <w:rFonts w:ascii="DINOT-Bold" w:hAnsi="DINOT-Bold" w:cstheme="minorHAnsi"/>
                                <w:color w:val="ED0677"/>
                                <w:sz w:val="20"/>
                                <w:szCs w:val="20"/>
                              </w:rPr>
                              <w:t>Note:</w:t>
                            </w:r>
                          </w:p>
                          <w:p w14:paraId="0D999E28" w14:textId="225280DD" w:rsidR="003C6A84" w:rsidRPr="00B765BF" w:rsidRDefault="003C6A84" w:rsidP="008F2988">
                            <w:pPr>
                              <w:ind w:left="0"/>
                              <w:rPr>
                                <w:rFonts w:ascii="DINOT-Extlight" w:hAnsi="DINOT-Extlight"/>
                                <w:sz w:val="20"/>
                                <w:szCs w:val="20"/>
                              </w:rPr>
                            </w:pPr>
                            <w:r w:rsidRPr="008F2988">
                              <w:rPr>
                                <w:rFonts w:ascii="DINOT-Extlight" w:hAnsi="DINOT-Extlight" w:cstheme="minorHAnsi"/>
                                <w:sz w:val="20"/>
                                <w:szCs w:val="20"/>
                              </w:rPr>
                              <w:t xml:space="preserve">To avoid unnecessary movement and to allow proper adhesion between the parts, </w:t>
                            </w:r>
                            <w:r w:rsidRPr="00EF082C">
                              <w:rPr>
                                <w:rFonts w:ascii="DINOT-Extlight" w:hAnsi="DINOT-Extlight" w:cstheme="minorHAnsi"/>
                                <w:sz w:val="20"/>
                                <w:szCs w:val="20"/>
                              </w:rPr>
                              <w:t>assistance should be used</w:t>
                            </w:r>
                            <w:r>
                              <w:rPr>
                                <w:rFonts w:ascii="DINOT-Extlight" w:hAnsi="DINOT-Extlight" w:cstheme="minorHAnsi"/>
                                <w:sz w:val="20"/>
                                <w:szCs w:val="20"/>
                              </w:rPr>
                              <w:t xml:space="preserve"> </w:t>
                            </w:r>
                            <w:r w:rsidRPr="008F2988">
                              <w:rPr>
                                <w:rFonts w:ascii="DINOT-Extlight" w:hAnsi="DINOT-Extlight" w:cstheme="minorHAnsi"/>
                                <w:sz w:val="20"/>
                                <w:szCs w:val="20"/>
                              </w:rPr>
                              <w:t>when gluing parts together.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7DA50" id="Text Box 136" o:spid="_x0000_s1039" type="#_x0000_t202" style="position:absolute;margin-left:-171.8pt;margin-top:40.65pt;width:129.6pt;height:117.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" filled="f" stroked="f" strokeweight=".5pt">
                <v:textbox>
                  <w:txbxContent>
                    <w:p w14:paraId="5CABD9E6" w14:textId="77777777" w:rsidR="003C6A84" w:rsidRPr="00B765BF" w:rsidRDefault="003C6A84" w:rsidP="008F2988">
                      <w:pPr>
                        <w:ind w:left="0"/>
                        <w:rPr>
                          <w:rFonts w:ascii="DINOT-Bold" w:hAnsi="DINOT-Bold" w:cstheme="minorHAnsi"/>
                          <w:color w:val="ED0677"/>
                          <w:sz w:val="20"/>
                          <w:szCs w:val="20"/>
                        </w:rPr>
                      </w:pPr>
                      <w:r>
                        <w:rPr>
                          <w:rFonts w:ascii="DINOT-Bold" w:hAnsi="DINOT-Bold" w:cstheme="minorHAnsi"/>
                          <w:color w:val="ED0677"/>
                          <w:sz w:val="20"/>
                          <w:szCs w:val="20"/>
                        </w:rPr>
                        <w:t>Note:</w:t>
                      </w:r>
                    </w:p>
                    <w:p w14:paraId="0D999E28" w14:textId="225280DD" w:rsidR="003C6A84" w:rsidRPr="00B765BF" w:rsidRDefault="003C6A84" w:rsidP="008F2988">
                      <w:pPr>
                        <w:ind w:left="0"/>
                        <w:rPr>
                          <w:rFonts w:ascii="DINOT-Extlight" w:hAnsi="DINOT-Extlight"/>
                          <w:sz w:val="20"/>
                          <w:szCs w:val="20"/>
                        </w:rPr>
                      </w:pPr>
                      <w:r w:rsidRPr="008F2988">
                        <w:rPr>
                          <w:rFonts w:ascii="DINOT-Extlight" w:hAnsi="DINOT-Extlight" w:cstheme="minorHAnsi"/>
                          <w:sz w:val="20"/>
                          <w:szCs w:val="20"/>
                        </w:rPr>
                        <w:t xml:space="preserve">To avoid unnecessary movement and to allow proper adhesion between the parts, </w:t>
                      </w:r>
                      <w:r w:rsidRPr="00EF082C">
                        <w:rPr>
                          <w:rFonts w:ascii="DINOT-Extlight" w:hAnsi="DINOT-Extlight" w:cstheme="minorHAnsi"/>
                          <w:sz w:val="20"/>
                          <w:szCs w:val="20"/>
                        </w:rPr>
                        <w:t>assistance should be used</w:t>
                      </w:r>
                      <w:r>
                        <w:rPr>
                          <w:rFonts w:ascii="DINOT-Extlight" w:hAnsi="DINOT-Extlight" w:cstheme="minorHAnsi"/>
                          <w:sz w:val="20"/>
                          <w:szCs w:val="20"/>
                        </w:rPr>
                        <w:t xml:space="preserve"> </w:t>
                      </w:r>
                      <w:r w:rsidRPr="008F2988">
                        <w:rPr>
                          <w:rFonts w:ascii="DINOT-Extlight" w:hAnsi="DINOT-Extlight" w:cstheme="minorHAnsi"/>
                          <w:sz w:val="20"/>
                          <w:szCs w:val="20"/>
                        </w:rPr>
                        <w:t>when gluing parts together.</w:t>
                      </w:r>
                    </w:p>
                  </w:txbxContent>
                </v:textbox>
                <w10:wrap anchory="margin"/>
                <w10:anchorlock/>
              </v:shape>
            </w:pict>
          </mc:Fallback>
        </mc:AlternateContent>
      </w:r>
      <w:r w:rsidR="00193B4C" w:rsidRPr="002D7F2A">
        <w:rPr>
          <w:rFonts w:ascii="DINOT-Extlight" w:hAnsi="DINOT-Extlight"/>
          <w:noProof/>
          <w:sz w:val="20"/>
          <w:szCs w:val="20"/>
        </w:rPr>
        <mc:AlternateContent>
          <mc:Choice Requires="wps">
            <w:drawing>
              <wp:anchor distT="0" distB="0" distL="114300" distR="114300" simplePos="0" relativeHeight="251800576" behindDoc="0" locked="1" layoutInCell="1" allowOverlap="1" wp14:anchorId="77C37C37" wp14:editId="1A4B6877">
                <wp:simplePos x="0" y="0"/>
                <wp:positionH relativeFrom="column">
                  <wp:posOffset>-143510</wp:posOffset>
                </wp:positionH>
                <wp:positionV relativeFrom="page">
                  <wp:posOffset>1497965</wp:posOffset>
                </wp:positionV>
                <wp:extent cx="33655" cy="5574030"/>
                <wp:effectExtent l="0" t="0" r="23495" b="26670"/>
                <wp:wrapNone/>
                <wp:docPr id="118" name="Straight Connector 118"/>
                <wp:cNvGraphicFramePr/>
                <a:graphic xmlns:a="http://schemas.openxmlformats.org/drawingml/2006/main">
                  <a:graphicData uri="http://schemas.microsoft.com/office/word/2010/wordprocessingShape">
                    <wps:wsp>
                      <wps:cNvCnPr/>
                      <wps:spPr>
                        <a:xfrm>
                          <a:off x="0" y="0"/>
                          <a:ext cx="33655" cy="5574030"/>
                        </a:xfrm>
                        <a:prstGeom prst="line">
                          <a:avLst/>
                        </a:prstGeom>
                        <a:ln>
                          <a:solidFill>
                            <a:srgbClr val="A4A4A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3D36AF" id="Straight Connector 118"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1.3pt,117.95pt" to="-8.65pt,5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" strokecolor="#a4a4a7" strokeweight=".5pt">
                <v:stroke joinstyle="miter"/>
                <w10:wrap anchory="page"/>
                <w10:anchorlock/>
              </v:line>
            </w:pict>
          </mc:Fallback>
        </mc:AlternateContent>
      </w:r>
      <w:r>
        <w:rPr>
          <w:rFonts w:ascii="DINOT-Bold" w:eastAsia="Times New Roman" w:hAnsi="DINOT-Bold" w:cs="Courier"/>
          <w:noProof/>
          <w:color w:val="ED0677"/>
          <w:sz w:val="26"/>
          <w:szCs w:val="26"/>
        </w:rPr>
        <w:t>GLUING PARTS TOGETHER</w:t>
      </w:r>
    </w:p>
    <w:p w14:paraId="72CBD2BD" w14:textId="637F0F7C" w:rsidR="008F2988" w:rsidRPr="008F2988" w:rsidRDefault="008F2988" w:rsidP="008F2988">
      <w:pPr>
        <w:spacing w:line="320" w:lineRule="exact"/>
        <w:ind w:left="0"/>
        <w:rPr>
          <w:rFonts w:ascii="DINOT-Extlight" w:hAnsi="DINOT-Extlight" w:cstheme="minorHAnsi"/>
          <w:sz w:val="20"/>
          <w:szCs w:val="20"/>
        </w:rPr>
      </w:pPr>
      <w:r w:rsidRPr="008F2988">
        <w:rPr>
          <w:rFonts w:ascii="DINOT-Extlight" w:hAnsi="DINOT-Extlight" w:cstheme="minorHAnsi"/>
          <w:sz w:val="20"/>
          <w:szCs w:val="20"/>
        </w:rPr>
        <w:t xml:space="preserve">3D-printed models are often too large to be printed in one piece or they are printed in parts for </w:t>
      </w:r>
      <w:ins w:id="159" w:author="Louis Gordon" w:date="2017-12-12T12:57:00Z">
        <w:r w:rsidR="00B81201">
          <w:rPr>
            <w:rFonts w:ascii="DINOT-Extlight" w:hAnsi="DINOT-Extlight" w:cstheme="minorHAnsi"/>
            <w:sz w:val="20"/>
            <w:szCs w:val="20"/>
          </w:rPr>
          <w:t xml:space="preserve">a variety of reasons: </w:t>
        </w:r>
      </w:ins>
      <w:r w:rsidRPr="008F2988">
        <w:rPr>
          <w:rFonts w:ascii="DINOT-Extlight" w:hAnsi="DINOT-Extlight" w:cstheme="minorHAnsi"/>
          <w:sz w:val="20"/>
          <w:szCs w:val="20"/>
        </w:rPr>
        <w:t>esthetic</w:t>
      </w:r>
      <w:ins w:id="160" w:author="Louis Gordon" w:date="2017-12-12T12:57:00Z">
        <w:r w:rsidR="00B81201">
          <w:rPr>
            <w:rFonts w:ascii="DINOT-Extlight" w:hAnsi="DINOT-Extlight" w:cstheme="minorHAnsi"/>
            <w:sz w:val="20"/>
            <w:szCs w:val="20"/>
          </w:rPr>
          <w:t>s</w:t>
        </w:r>
      </w:ins>
      <w:del w:id="161" w:author="Louis Gordon" w:date="2017-12-12T12:57:00Z">
        <w:r w:rsidRPr="008F2988" w:rsidDel="00B81201">
          <w:rPr>
            <w:rFonts w:ascii="DINOT-Extlight" w:hAnsi="DINOT-Extlight" w:cstheme="minorHAnsi"/>
            <w:sz w:val="20"/>
            <w:szCs w:val="20"/>
          </w:rPr>
          <w:delText xml:space="preserve"> reasons</w:delText>
        </w:r>
      </w:del>
      <w:r w:rsidRPr="008F2988">
        <w:rPr>
          <w:rFonts w:ascii="DINOT-Extlight" w:hAnsi="DINOT-Extlight" w:cstheme="minorHAnsi"/>
          <w:sz w:val="20"/>
          <w:szCs w:val="20"/>
        </w:rPr>
        <w:t xml:space="preserve">, faster production, more efficient use of gel, or optimizing printer usage. In such cases, the printed parts must be glued together to complete the model. </w:t>
      </w:r>
    </w:p>
    <w:p w14:paraId="10609D17" w14:textId="241C1680" w:rsidR="008F2988" w:rsidRPr="008F2988" w:rsidRDefault="008F2988" w:rsidP="008F2988">
      <w:pPr>
        <w:spacing w:line="320" w:lineRule="exact"/>
        <w:ind w:left="0"/>
        <w:rPr>
          <w:rFonts w:ascii="DINOT-Extlight" w:hAnsi="DINOT-Extlight" w:cstheme="minorHAnsi"/>
          <w:sz w:val="20"/>
          <w:szCs w:val="20"/>
        </w:rPr>
      </w:pPr>
      <w:del w:id="162" w:author="Louis Gordon" w:date="2017-12-12T12:58:00Z">
        <w:r w:rsidRPr="008F2988" w:rsidDel="00B81201">
          <w:rPr>
            <w:rFonts w:ascii="DINOT-Extlight" w:hAnsi="DINOT-Extlight" w:cstheme="minorHAnsi"/>
            <w:sz w:val="20"/>
            <w:szCs w:val="20"/>
          </w:rPr>
          <w:delText>First,</w:delText>
        </w:r>
      </w:del>
      <w:ins w:id="163" w:author="Louis Gordon" w:date="2017-12-12T12:58:00Z">
        <w:r w:rsidR="00B81201">
          <w:rPr>
            <w:rFonts w:ascii="DINOT-Extlight" w:hAnsi="DINOT-Extlight" w:cstheme="minorHAnsi"/>
            <w:sz w:val="20"/>
            <w:szCs w:val="20"/>
          </w:rPr>
          <w:t>Begin by</w:t>
        </w:r>
      </w:ins>
      <w:r w:rsidRPr="008F2988">
        <w:rPr>
          <w:rFonts w:ascii="DINOT-Extlight" w:hAnsi="DINOT-Extlight" w:cstheme="minorHAnsi"/>
          <w:sz w:val="20"/>
          <w:szCs w:val="20"/>
        </w:rPr>
        <w:t xml:space="preserve"> remov</w:t>
      </w:r>
      <w:ins w:id="164" w:author="Louis Gordon" w:date="2017-12-12T12:58:00Z">
        <w:r w:rsidR="00B81201">
          <w:rPr>
            <w:rFonts w:ascii="DINOT-Extlight" w:hAnsi="DINOT-Extlight" w:cstheme="minorHAnsi"/>
            <w:sz w:val="20"/>
            <w:szCs w:val="20"/>
          </w:rPr>
          <w:t>ing</w:t>
        </w:r>
      </w:ins>
      <w:del w:id="165" w:author="Louis Gordon" w:date="2017-12-12T12:58:00Z">
        <w:r w:rsidRPr="008F2988" w:rsidDel="00B81201">
          <w:rPr>
            <w:rFonts w:ascii="DINOT-Extlight" w:hAnsi="DINOT-Extlight" w:cstheme="minorHAnsi"/>
            <w:sz w:val="20"/>
            <w:szCs w:val="20"/>
          </w:rPr>
          <w:delText>e</w:delText>
        </w:r>
      </w:del>
      <w:r w:rsidRPr="008F2988">
        <w:rPr>
          <w:rFonts w:ascii="DINOT-Extlight" w:hAnsi="DINOT-Extlight" w:cstheme="minorHAnsi"/>
          <w:sz w:val="20"/>
          <w:szCs w:val="20"/>
        </w:rPr>
        <w:t xml:space="preserve"> any external brims or support structures and fill any unwanted holes as described above. Then ensure that the two parts fit together firmly.</w:t>
      </w:r>
    </w:p>
    <w:p w14:paraId="7CF165D6" w14:textId="2211B3AB" w:rsidR="008F2988" w:rsidRDefault="008F2988" w:rsidP="008F2988">
      <w:pPr>
        <w:spacing w:line="320" w:lineRule="exact"/>
        <w:ind w:left="0"/>
        <w:rPr>
          <w:rFonts w:ascii="DINOT-Extlight" w:hAnsi="DINOT-Extlight" w:cstheme="minorHAnsi"/>
          <w:sz w:val="20"/>
          <w:szCs w:val="20"/>
        </w:rPr>
      </w:pPr>
      <w:r w:rsidRPr="008F2988">
        <w:rPr>
          <w:rFonts w:ascii="DINOT-Extlight" w:hAnsi="DINOT-Extlight" w:cstheme="minorHAnsi"/>
          <w:sz w:val="20"/>
          <w:szCs w:val="20"/>
        </w:rPr>
        <w:t>Massivit Dimengel makes an excellent adhesive for gluing model parts together. Place the gel on the entire contact area and, if possible, on the inside brim as well. Then place the parts together using assistant.</w:t>
      </w:r>
    </w:p>
    <w:p w14:paraId="0294D6DF" w14:textId="7AD42122" w:rsidR="00A33DC2" w:rsidRDefault="00306D4F" w:rsidP="008F2988">
      <w:pPr>
        <w:spacing w:line="320" w:lineRule="exact"/>
        <w:ind w:left="0"/>
        <w:rPr>
          <w:rFonts w:ascii="DINOT-Extlight" w:hAnsi="DINOT-Extlight" w:cstheme="minorHAnsi"/>
          <w:sz w:val="20"/>
          <w:szCs w:val="20"/>
        </w:rPr>
      </w:pPr>
      <w:r w:rsidRPr="00306D4F">
        <w:rPr>
          <w:rFonts w:ascii="DINOT-Extlight" w:hAnsi="DINOT-Extlight" w:cstheme="minorHAnsi"/>
          <w:noProof/>
          <w:sz w:val="20"/>
          <w:szCs w:val="20"/>
        </w:rPr>
        <w:drawing>
          <wp:anchor distT="0" distB="0" distL="114300" distR="114300" simplePos="0" relativeHeight="251809792" behindDoc="0" locked="0" layoutInCell="1" allowOverlap="1" wp14:anchorId="7F4A821D" wp14:editId="6D4046EC">
            <wp:simplePos x="0" y="0"/>
            <wp:positionH relativeFrom="column">
              <wp:posOffset>-2223135</wp:posOffset>
            </wp:positionH>
            <wp:positionV relativeFrom="page">
              <wp:posOffset>3991512</wp:posOffset>
            </wp:positionV>
            <wp:extent cx="1684655" cy="2621915"/>
            <wp:effectExtent l="0" t="0" r="0" b="6985"/>
            <wp:wrapNone/>
            <wp:docPr id="139" name="Graphic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684655" cy="2621915"/>
                    </a:xfrm>
                    <a:prstGeom prst="rect">
                      <a:avLst/>
                    </a:prstGeom>
                  </pic:spPr>
                </pic:pic>
              </a:graphicData>
            </a:graphic>
            <wp14:sizeRelH relativeFrom="margin">
              <wp14:pctWidth>0</wp14:pctWidth>
            </wp14:sizeRelH>
            <wp14:sizeRelV relativeFrom="margin">
              <wp14:pctHeight>0</wp14:pctHeight>
            </wp14:sizeRelV>
          </wp:anchor>
        </w:drawing>
      </w:r>
      <w:r w:rsidRPr="00306D4F">
        <w:rPr>
          <w:rFonts w:ascii="DINOT-Extlight" w:hAnsi="DINOT-Extlight" w:cstheme="minorHAnsi"/>
          <w:noProof/>
          <w:sz w:val="20"/>
          <w:szCs w:val="20"/>
        </w:rPr>
        <mc:AlternateContent>
          <mc:Choice Requires="wps">
            <w:drawing>
              <wp:anchor distT="0" distB="0" distL="114300" distR="114300" simplePos="0" relativeHeight="251810816" behindDoc="0" locked="1" layoutInCell="1" allowOverlap="1" wp14:anchorId="75D4E4D5" wp14:editId="4B5ECBB0">
                <wp:simplePos x="0" y="0"/>
                <wp:positionH relativeFrom="column">
                  <wp:posOffset>-2193290</wp:posOffset>
                </wp:positionH>
                <wp:positionV relativeFrom="margin">
                  <wp:posOffset>2530475</wp:posOffset>
                </wp:positionV>
                <wp:extent cx="1645920" cy="253365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1645920" cy="2533650"/>
                        </a:xfrm>
                        <a:prstGeom prst="rect">
                          <a:avLst/>
                        </a:prstGeom>
                        <a:noFill/>
                        <a:ln w="6350">
                          <a:noFill/>
                        </a:ln>
                      </wps:spPr>
                      <wps:txbx>
                        <w:txbxContent>
                          <w:p w14:paraId="0FA82F6A" w14:textId="77777777" w:rsidR="003C6A84" w:rsidRPr="00B765BF" w:rsidRDefault="003C6A84" w:rsidP="00306D4F">
                            <w:pPr>
                              <w:ind w:left="0"/>
                              <w:rPr>
                                <w:rFonts w:ascii="DINOT-Bold" w:hAnsi="DINOT-Bold" w:cstheme="minorHAnsi"/>
                                <w:color w:val="ED0677"/>
                                <w:sz w:val="20"/>
                                <w:szCs w:val="20"/>
                              </w:rPr>
                            </w:pPr>
                            <w:r>
                              <w:rPr>
                                <w:rFonts w:ascii="DINOT-Bold" w:hAnsi="DINOT-Bold" w:cstheme="minorHAnsi"/>
                                <w:color w:val="ED0677"/>
                                <w:sz w:val="20"/>
                                <w:szCs w:val="20"/>
                              </w:rPr>
                              <w:t>Note:</w:t>
                            </w:r>
                          </w:p>
                          <w:p w14:paraId="4029818A" w14:textId="4696F4AD" w:rsidR="003C6A84" w:rsidRDefault="003C6A84" w:rsidP="00306D4F">
                            <w:pPr>
                              <w:ind w:left="0"/>
                              <w:rPr>
                                <w:rFonts w:ascii="DINOT-Extlight" w:hAnsi="DINOT-Extlight" w:cstheme="minorHAnsi"/>
                                <w:sz w:val="20"/>
                                <w:szCs w:val="20"/>
                              </w:rPr>
                            </w:pPr>
                            <w:r w:rsidRPr="00306D4F">
                              <w:rPr>
                                <w:rFonts w:ascii="DINOT-Extlight" w:hAnsi="DINOT-Extlight" w:cstheme="minorHAnsi"/>
                                <w:sz w:val="20"/>
                                <w:szCs w:val="20"/>
                              </w:rPr>
                              <w:t xml:space="preserve">If the area you wish to glue will support a lot of weight or </w:t>
                            </w:r>
                            <w:r>
                              <w:rPr>
                                <w:rFonts w:ascii="DINOT-Extlight" w:hAnsi="DINOT-Extlight" w:cstheme="minorHAnsi"/>
                                <w:sz w:val="20"/>
                                <w:szCs w:val="20"/>
                              </w:rPr>
                              <w:t>pressure</w:t>
                            </w:r>
                            <w:r w:rsidRPr="00306D4F">
                              <w:rPr>
                                <w:rFonts w:ascii="DINOT-Extlight" w:hAnsi="DINOT-Extlight" w:cstheme="minorHAnsi"/>
                                <w:sz w:val="20"/>
                                <w:szCs w:val="20"/>
                              </w:rPr>
                              <w:t xml:space="preserve">, a metal construction must be inserted prior to gluing. </w:t>
                            </w:r>
                          </w:p>
                          <w:p w14:paraId="422F9D12" w14:textId="0FB62E24" w:rsidR="003C6A84" w:rsidRPr="00B765BF" w:rsidRDefault="003C6A84" w:rsidP="00306D4F">
                            <w:pPr>
                              <w:ind w:left="0"/>
                              <w:rPr>
                                <w:rFonts w:ascii="DINOT-Extlight" w:hAnsi="DINOT-Extlight"/>
                                <w:sz w:val="20"/>
                                <w:szCs w:val="20"/>
                              </w:rPr>
                            </w:pPr>
                            <w:r w:rsidRPr="00306D4F">
                              <w:rPr>
                                <w:rFonts w:ascii="DINOT-Extlight" w:hAnsi="DINOT-Extlight" w:cstheme="minorHAnsi"/>
                                <w:sz w:val="20"/>
                                <w:szCs w:val="20"/>
                              </w:rPr>
                              <w:t xml:space="preserve">For more information, see Massivit’s </w:t>
                            </w:r>
                            <w:r>
                              <w:rPr>
                                <w:rFonts w:ascii="DINOT-Extlight" w:hAnsi="DINOT-Extlight" w:cstheme="minorHAnsi"/>
                                <w:sz w:val="20"/>
                                <w:szCs w:val="20"/>
                              </w:rPr>
                              <w:t xml:space="preserve">application notes about </w:t>
                            </w:r>
                            <w:r w:rsidRPr="00306D4F">
                              <w:rPr>
                                <w:rFonts w:ascii="DINOT-Extlight" w:hAnsi="DINOT-Extlight" w:cstheme="minorHAnsi"/>
                                <w:sz w:val="20"/>
                                <w:szCs w:val="20"/>
                              </w:rPr>
                              <w:t>metal</w:t>
                            </w:r>
                            <w:r>
                              <w:rPr>
                                <w:rFonts w:ascii="DINOT-Extlight" w:hAnsi="DINOT-Extlight" w:cstheme="minorHAnsi"/>
                                <w:sz w:val="20"/>
                                <w:szCs w:val="20"/>
                              </w:rPr>
                              <w:t xml:space="preserve"> </w:t>
                            </w:r>
                            <w:r w:rsidRPr="00306D4F">
                              <w:rPr>
                                <w:rFonts w:ascii="DINOT-Extlight" w:hAnsi="DINOT-Extlight" w:cstheme="minorHAnsi"/>
                                <w:sz w:val="20"/>
                                <w:szCs w:val="20"/>
                              </w:rPr>
                              <w:t>construction</w:t>
                            </w:r>
                            <w:r>
                              <w:rPr>
                                <w:rFonts w:ascii="DINOT-Extlight" w:hAnsi="DINOT-Extlight" w:cstheme="minorHAnsi"/>
                                <w:sz w:val="20"/>
                                <w:szCs w:val="20"/>
                              </w:rPr>
                              <w:t>s in models</w:t>
                            </w:r>
                            <w:r w:rsidRPr="00306D4F">
                              <w:rPr>
                                <w:rFonts w:ascii="DINOT-Extlight" w:hAnsi="DINOT-Extlight" w:cstheme="minorHAnsi"/>
                                <w:sz w:val="20"/>
                                <w:szCs w:val="20"/>
                              </w:rPr>
                              <w:t xml:space="preserve"> </w:t>
                            </w:r>
                            <w:r>
                              <w:rPr>
                                <w:rFonts w:ascii="DINOT-Extlight" w:hAnsi="DINOT-Extlight" w:cstheme="minorHAnsi"/>
                                <w:sz w:val="20"/>
                                <w:szCs w:val="20"/>
                              </w:rPr>
                              <w:t>and filling models with expanding foam.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4E4D5" id="Text Box 138" o:spid="_x0000_s1040" type="#_x0000_t202" style="position:absolute;margin-left:-172.7pt;margin-top:199.25pt;width:129.6pt;height:199.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" filled="f" stroked="f" strokeweight=".5pt">
                <v:textbox>
                  <w:txbxContent>
                    <w:p w14:paraId="0FA82F6A" w14:textId="77777777" w:rsidR="003C6A84" w:rsidRPr="00B765BF" w:rsidRDefault="003C6A84" w:rsidP="00306D4F">
                      <w:pPr>
                        <w:ind w:left="0"/>
                        <w:rPr>
                          <w:rFonts w:ascii="DINOT-Bold" w:hAnsi="DINOT-Bold" w:cstheme="minorHAnsi"/>
                          <w:color w:val="ED0677"/>
                          <w:sz w:val="20"/>
                          <w:szCs w:val="20"/>
                        </w:rPr>
                      </w:pPr>
                      <w:r>
                        <w:rPr>
                          <w:rFonts w:ascii="DINOT-Bold" w:hAnsi="DINOT-Bold" w:cstheme="minorHAnsi"/>
                          <w:color w:val="ED0677"/>
                          <w:sz w:val="20"/>
                          <w:szCs w:val="20"/>
                        </w:rPr>
                        <w:t>Note:</w:t>
                      </w:r>
                    </w:p>
                    <w:p w14:paraId="4029818A" w14:textId="4696F4AD" w:rsidR="003C6A84" w:rsidRDefault="003C6A84" w:rsidP="00306D4F">
                      <w:pPr>
                        <w:ind w:left="0"/>
                        <w:rPr>
                          <w:rFonts w:ascii="DINOT-Extlight" w:hAnsi="DINOT-Extlight" w:cstheme="minorHAnsi"/>
                          <w:sz w:val="20"/>
                          <w:szCs w:val="20"/>
                        </w:rPr>
                      </w:pPr>
                      <w:r w:rsidRPr="00306D4F">
                        <w:rPr>
                          <w:rFonts w:ascii="DINOT-Extlight" w:hAnsi="DINOT-Extlight" w:cstheme="minorHAnsi"/>
                          <w:sz w:val="20"/>
                          <w:szCs w:val="20"/>
                        </w:rPr>
                        <w:t xml:space="preserve">If the area you wish to glue will support a lot of weight or </w:t>
                      </w:r>
                      <w:r>
                        <w:rPr>
                          <w:rFonts w:ascii="DINOT-Extlight" w:hAnsi="DINOT-Extlight" w:cstheme="minorHAnsi"/>
                          <w:sz w:val="20"/>
                          <w:szCs w:val="20"/>
                        </w:rPr>
                        <w:t>pressure</w:t>
                      </w:r>
                      <w:r w:rsidRPr="00306D4F">
                        <w:rPr>
                          <w:rFonts w:ascii="DINOT-Extlight" w:hAnsi="DINOT-Extlight" w:cstheme="minorHAnsi"/>
                          <w:sz w:val="20"/>
                          <w:szCs w:val="20"/>
                        </w:rPr>
                        <w:t xml:space="preserve">, a metal construction must be inserted prior to gluing. </w:t>
                      </w:r>
                    </w:p>
                    <w:p w14:paraId="422F9D12" w14:textId="0FB62E24" w:rsidR="003C6A84" w:rsidRPr="00B765BF" w:rsidRDefault="003C6A84" w:rsidP="00306D4F">
                      <w:pPr>
                        <w:ind w:left="0"/>
                        <w:rPr>
                          <w:rFonts w:ascii="DINOT-Extlight" w:hAnsi="DINOT-Extlight"/>
                          <w:sz w:val="20"/>
                          <w:szCs w:val="20"/>
                        </w:rPr>
                      </w:pPr>
                      <w:r w:rsidRPr="00306D4F">
                        <w:rPr>
                          <w:rFonts w:ascii="DINOT-Extlight" w:hAnsi="DINOT-Extlight" w:cstheme="minorHAnsi"/>
                          <w:sz w:val="20"/>
                          <w:szCs w:val="20"/>
                        </w:rPr>
                        <w:t xml:space="preserve">For more information, see Massivit’s </w:t>
                      </w:r>
                      <w:r>
                        <w:rPr>
                          <w:rFonts w:ascii="DINOT-Extlight" w:hAnsi="DINOT-Extlight" w:cstheme="minorHAnsi"/>
                          <w:sz w:val="20"/>
                          <w:szCs w:val="20"/>
                        </w:rPr>
                        <w:t xml:space="preserve">application notes about </w:t>
                      </w:r>
                      <w:r w:rsidRPr="00306D4F">
                        <w:rPr>
                          <w:rFonts w:ascii="DINOT-Extlight" w:hAnsi="DINOT-Extlight" w:cstheme="minorHAnsi"/>
                          <w:sz w:val="20"/>
                          <w:szCs w:val="20"/>
                        </w:rPr>
                        <w:t>metal</w:t>
                      </w:r>
                      <w:r>
                        <w:rPr>
                          <w:rFonts w:ascii="DINOT-Extlight" w:hAnsi="DINOT-Extlight" w:cstheme="minorHAnsi"/>
                          <w:sz w:val="20"/>
                          <w:szCs w:val="20"/>
                        </w:rPr>
                        <w:t xml:space="preserve"> </w:t>
                      </w:r>
                      <w:r w:rsidRPr="00306D4F">
                        <w:rPr>
                          <w:rFonts w:ascii="DINOT-Extlight" w:hAnsi="DINOT-Extlight" w:cstheme="minorHAnsi"/>
                          <w:sz w:val="20"/>
                          <w:szCs w:val="20"/>
                        </w:rPr>
                        <w:t>construction</w:t>
                      </w:r>
                      <w:r>
                        <w:rPr>
                          <w:rFonts w:ascii="DINOT-Extlight" w:hAnsi="DINOT-Extlight" w:cstheme="minorHAnsi"/>
                          <w:sz w:val="20"/>
                          <w:szCs w:val="20"/>
                        </w:rPr>
                        <w:t>s in models</w:t>
                      </w:r>
                      <w:r w:rsidRPr="00306D4F">
                        <w:rPr>
                          <w:rFonts w:ascii="DINOT-Extlight" w:hAnsi="DINOT-Extlight" w:cstheme="minorHAnsi"/>
                          <w:sz w:val="20"/>
                          <w:szCs w:val="20"/>
                        </w:rPr>
                        <w:t xml:space="preserve"> </w:t>
                      </w:r>
                      <w:r>
                        <w:rPr>
                          <w:rFonts w:ascii="DINOT-Extlight" w:hAnsi="DINOT-Extlight" w:cstheme="minorHAnsi"/>
                          <w:sz w:val="20"/>
                          <w:szCs w:val="20"/>
                        </w:rPr>
                        <w:t>and filling models with expanding foam.</w:t>
                      </w:r>
                    </w:p>
                  </w:txbxContent>
                </v:textbox>
                <w10:wrap anchory="margin"/>
                <w10:anchorlock/>
              </v:shape>
            </w:pict>
          </mc:Fallback>
        </mc:AlternateContent>
      </w:r>
      <w:r w:rsidR="00A33DC2" w:rsidRPr="00A33DC2">
        <w:rPr>
          <w:rFonts w:ascii="DINOT-Extlight" w:hAnsi="DINOT-Extlight" w:cstheme="minorHAnsi"/>
          <w:sz w:val="20"/>
          <w:szCs w:val="20"/>
        </w:rPr>
        <w:t xml:space="preserve">Next, add a bit more gel at the connection area–the external side of the two parts. Ensure </w:t>
      </w:r>
      <w:r w:rsidRPr="00A33DC2">
        <w:rPr>
          <w:rFonts w:ascii="DINOT-Extlight" w:hAnsi="DINOT-Extlight" w:cstheme="minorHAnsi"/>
          <w:sz w:val="20"/>
          <w:szCs w:val="20"/>
        </w:rPr>
        <w:t>that the</w:t>
      </w:r>
      <w:r w:rsidR="00A33DC2" w:rsidRPr="00A33DC2">
        <w:rPr>
          <w:rFonts w:ascii="DINOT-Extlight" w:hAnsi="DINOT-Extlight" w:cstheme="minorHAnsi"/>
          <w:sz w:val="20"/>
          <w:szCs w:val="20"/>
        </w:rPr>
        <w:t xml:space="preserve"> space between the parts is completely filled while the gel is still soft, and then wipe away any excess material. Using the UV flashlight, expose the freshly applied gel for a minute over the entire connection area, until the gel hardens. Repeat this procedure until the entire part is firmly bonded. After the parts are glued together, polish the area to hide the connection area. </w:t>
      </w:r>
      <w:r w:rsidR="00A33DC2" w:rsidRPr="00306D4F">
        <w:rPr>
          <w:rFonts w:ascii="DINOT-Extlight" w:hAnsi="DINOT-Extlight" w:cstheme="minorHAnsi"/>
          <w:i/>
          <w:iCs/>
          <w:sz w:val="20"/>
          <w:szCs w:val="20"/>
        </w:rPr>
        <w:t xml:space="preserve">See </w:t>
      </w:r>
      <w:del w:id="166" w:author="Louis Gordon" w:date="2017-12-12T12:58:00Z">
        <w:r w:rsidR="00A33DC2" w:rsidRPr="00306D4F" w:rsidDel="00B81201">
          <w:rPr>
            <w:rFonts w:ascii="DINOT-Extlight" w:hAnsi="DINOT-Extlight" w:cstheme="minorHAnsi"/>
            <w:i/>
            <w:iCs/>
            <w:sz w:val="20"/>
            <w:szCs w:val="20"/>
          </w:rPr>
          <w:delText xml:space="preserve">Figures </w:delText>
        </w:r>
      </w:del>
      <w:ins w:id="167" w:author="Louis Gordon" w:date="2017-12-12T12:58:00Z">
        <w:r w:rsidR="00B81201">
          <w:rPr>
            <w:rFonts w:ascii="DINOT-Extlight" w:hAnsi="DINOT-Extlight" w:cstheme="minorHAnsi"/>
            <w:i/>
            <w:iCs/>
            <w:sz w:val="20"/>
            <w:szCs w:val="20"/>
          </w:rPr>
          <w:t>f</w:t>
        </w:r>
        <w:r w:rsidR="00B81201" w:rsidRPr="00306D4F">
          <w:rPr>
            <w:rFonts w:ascii="DINOT-Extlight" w:hAnsi="DINOT-Extlight" w:cstheme="minorHAnsi"/>
            <w:i/>
            <w:iCs/>
            <w:sz w:val="20"/>
            <w:szCs w:val="20"/>
          </w:rPr>
          <w:t xml:space="preserve">igures </w:t>
        </w:r>
      </w:ins>
      <w:r w:rsidR="00A33DC2" w:rsidRPr="00306D4F">
        <w:rPr>
          <w:rFonts w:ascii="DINOT-Extlight" w:hAnsi="DINOT-Extlight" w:cstheme="minorHAnsi"/>
          <w:i/>
          <w:iCs/>
          <w:sz w:val="20"/>
          <w:szCs w:val="20"/>
        </w:rPr>
        <w:t>21-23</w:t>
      </w:r>
      <w:ins w:id="168" w:author="Louis Gordon" w:date="2017-12-12T12:58:00Z">
        <w:r w:rsidR="00B81201">
          <w:rPr>
            <w:rFonts w:ascii="DINOT-Extlight" w:hAnsi="DINOT-Extlight" w:cstheme="minorHAnsi"/>
            <w:i/>
            <w:iCs/>
            <w:sz w:val="20"/>
            <w:szCs w:val="20"/>
          </w:rPr>
          <w:t>.</w:t>
        </w:r>
      </w:ins>
    </w:p>
    <w:p w14:paraId="12BDB3E2" w14:textId="3A2D13EF" w:rsidR="008F2988" w:rsidRDefault="00306D4F" w:rsidP="008F2988">
      <w:pPr>
        <w:spacing w:line="320" w:lineRule="exact"/>
        <w:ind w:left="0"/>
        <w:rPr>
          <w:rFonts w:ascii="DINOT-Extlight" w:hAnsi="DINOT-Extlight" w:cstheme="minorHAnsi"/>
          <w:sz w:val="20"/>
          <w:szCs w:val="20"/>
        </w:rPr>
      </w:pPr>
      <w:r>
        <w:rPr>
          <w:noProof/>
        </w:rPr>
        <w:drawing>
          <wp:anchor distT="0" distB="0" distL="114300" distR="114300" simplePos="0" relativeHeight="251811840" behindDoc="0" locked="0" layoutInCell="1" allowOverlap="1" wp14:anchorId="1489A6FA" wp14:editId="5832C4A4">
            <wp:simplePos x="0" y="0"/>
            <wp:positionH relativeFrom="margin">
              <wp:align>left</wp:align>
            </wp:positionH>
            <wp:positionV relativeFrom="paragraph">
              <wp:posOffset>114935</wp:posOffset>
            </wp:positionV>
            <wp:extent cx="2423160" cy="1615440"/>
            <wp:effectExtent l="0" t="0" r="0" b="381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803.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23160" cy="1615440"/>
                    </a:xfrm>
                    <a:prstGeom prst="rect">
                      <a:avLst/>
                    </a:prstGeom>
                  </pic:spPr>
                </pic:pic>
              </a:graphicData>
            </a:graphic>
            <wp14:sizeRelH relativeFrom="margin">
              <wp14:pctWidth>0</wp14:pctWidth>
            </wp14:sizeRelH>
            <wp14:sizeRelV relativeFrom="margin">
              <wp14:pctHeight>0</wp14:pctHeight>
            </wp14:sizeRelV>
          </wp:anchor>
        </w:drawing>
      </w:r>
    </w:p>
    <w:p w14:paraId="6146A2A7" w14:textId="22482468" w:rsidR="008F2988" w:rsidRDefault="008F2988" w:rsidP="008F2988">
      <w:pPr>
        <w:spacing w:line="320" w:lineRule="exact"/>
        <w:ind w:left="0"/>
        <w:rPr>
          <w:rFonts w:ascii="DINOT-Extlight" w:hAnsi="DINOT-Extlight" w:cstheme="minorHAnsi"/>
          <w:sz w:val="20"/>
          <w:szCs w:val="20"/>
        </w:rPr>
      </w:pPr>
    </w:p>
    <w:p w14:paraId="6B5651B5" w14:textId="77777777" w:rsidR="00306D4F" w:rsidRDefault="00306D4F" w:rsidP="008F2988">
      <w:pPr>
        <w:spacing w:line="320" w:lineRule="exact"/>
        <w:ind w:left="0"/>
        <w:rPr>
          <w:rFonts w:ascii="DINOT-Extlight" w:hAnsi="DINOT-Extlight" w:cstheme="minorHAnsi"/>
          <w:sz w:val="20"/>
          <w:szCs w:val="20"/>
        </w:rPr>
      </w:pPr>
    </w:p>
    <w:p w14:paraId="1E15EAF5" w14:textId="77777777" w:rsidR="00306D4F" w:rsidRDefault="00306D4F" w:rsidP="008F2988">
      <w:pPr>
        <w:spacing w:line="320" w:lineRule="exact"/>
        <w:ind w:left="0"/>
        <w:rPr>
          <w:rFonts w:ascii="DINOT-Extlight" w:hAnsi="DINOT-Extlight" w:cstheme="minorHAnsi"/>
          <w:sz w:val="20"/>
          <w:szCs w:val="20"/>
        </w:rPr>
      </w:pPr>
    </w:p>
    <w:p w14:paraId="576ECA3B" w14:textId="2E214630" w:rsidR="00306D4F" w:rsidRDefault="00306D4F" w:rsidP="008F2988">
      <w:pPr>
        <w:spacing w:line="320" w:lineRule="exact"/>
        <w:ind w:left="0"/>
        <w:rPr>
          <w:rFonts w:ascii="DINOT-Extlight" w:hAnsi="DINOT-Extlight" w:cstheme="minorHAnsi"/>
          <w:b/>
          <w:bCs/>
          <w:i/>
          <w:iCs/>
          <w:sz w:val="20"/>
          <w:szCs w:val="20"/>
        </w:rPr>
      </w:pPr>
      <w:r w:rsidRPr="00306D4F">
        <w:rPr>
          <w:rFonts w:ascii="DINOT-Extlight" w:hAnsi="DINOT-Extlight" w:cstheme="minorHAnsi"/>
          <w:b/>
          <w:bCs/>
          <w:i/>
          <w:iCs/>
          <w:sz w:val="20"/>
          <w:szCs w:val="20"/>
        </w:rPr>
        <w:t>Figure 21: Before applying the Dimengel, ensure that the parts fit firmly together</w:t>
      </w:r>
      <w:ins w:id="169" w:author="Louis Gordon" w:date="2017-12-12T12:59:00Z">
        <w:r w:rsidR="00B81201">
          <w:rPr>
            <w:rFonts w:ascii="DINOT-Extlight" w:hAnsi="DINOT-Extlight" w:cstheme="minorHAnsi"/>
            <w:b/>
            <w:bCs/>
            <w:i/>
            <w:iCs/>
            <w:sz w:val="20"/>
            <w:szCs w:val="20"/>
          </w:rPr>
          <w:t>.</w:t>
        </w:r>
      </w:ins>
    </w:p>
    <w:p w14:paraId="134AE504" w14:textId="267501AC" w:rsidR="00306D4F" w:rsidRPr="00306D4F" w:rsidRDefault="00306D4F" w:rsidP="008F2988">
      <w:pPr>
        <w:spacing w:line="320" w:lineRule="exact"/>
        <w:ind w:left="0"/>
        <w:rPr>
          <w:rFonts w:ascii="DINOT-Extlight" w:hAnsi="DINOT-Extlight" w:cstheme="minorHAnsi"/>
          <w:b/>
          <w:bCs/>
          <w:sz w:val="20"/>
          <w:szCs w:val="20"/>
        </w:rPr>
      </w:pPr>
      <w:r>
        <w:rPr>
          <w:noProof/>
        </w:rPr>
        <w:drawing>
          <wp:anchor distT="0" distB="0" distL="114300" distR="114300" simplePos="0" relativeHeight="251815936" behindDoc="0" locked="0" layoutInCell="1" allowOverlap="1" wp14:anchorId="41C354E1" wp14:editId="0CFEE350">
            <wp:simplePos x="0" y="0"/>
            <wp:positionH relativeFrom="column">
              <wp:posOffset>451485</wp:posOffset>
            </wp:positionH>
            <wp:positionV relativeFrom="paragraph">
              <wp:posOffset>62865</wp:posOffset>
            </wp:positionV>
            <wp:extent cx="2412365" cy="1607185"/>
            <wp:effectExtent l="0" t="0" r="6985" b="0"/>
            <wp:wrapSquare wrapText="bothSides"/>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808.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12365" cy="16071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3888" behindDoc="0" locked="0" layoutInCell="1" allowOverlap="1" wp14:anchorId="5A13AA3F" wp14:editId="20570BD7">
            <wp:simplePos x="0" y="0"/>
            <wp:positionH relativeFrom="margin">
              <wp:posOffset>-2175923</wp:posOffset>
            </wp:positionH>
            <wp:positionV relativeFrom="paragraph">
              <wp:posOffset>40640</wp:posOffset>
            </wp:positionV>
            <wp:extent cx="2434590" cy="1623060"/>
            <wp:effectExtent l="0" t="0" r="3810" b="0"/>
            <wp:wrapSquare wrapText="bothSides"/>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0804.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34590" cy="1623060"/>
                    </a:xfrm>
                    <a:prstGeom prst="rect">
                      <a:avLst/>
                    </a:prstGeom>
                  </pic:spPr>
                </pic:pic>
              </a:graphicData>
            </a:graphic>
            <wp14:sizeRelH relativeFrom="margin">
              <wp14:pctWidth>0</wp14:pctWidth>
            </wp14:sizeRelH>
            <wp14:sizeRelV relativeFrom="margin">
              <wp14:pctHeight>0</wp14:pctHeight>
            </wp14:sizeRelV>
          </wp:anchor>
        </w:drawing>
      </w:r>
    </w:p>
    <w:p w14:paraId="751BC19B" w14:textId="5B3F4CE0" w:rsidR="00306D4F" w:rsidRDefault="00306D4F" w:rsidP="008F2988">
      <w:pPr>
        <w:spacing w:line="320" w:lineRule="exact"/>
        <w:ind w:left="0"/>
        <w:rPr>
          <w:rFonts w:ascii="DINOT-Extlight" w:hAnsi="DINOT-Extlight" w:cstheme="minorHAnsi"/>
          <w:b/>
          <w:bCs/>
          <w:i/>
          <w:iCs/>
          <w:sz w:val="20"/>
          <w:szCs w:val="20"/>
        </w:rPr>
      </w:pPr>
    </w:p>
    <w:p w14:paraId="57F737CB" w14:textId="331A8BA6" w:rsidR="00306D4F" w:rsidRPr="00306D4F" w:rsidRDefault="00306D4F" w:rsidP="008F2988">
      <w:pPr>
        <w:spacing w:line="320" w:lineRule="exact"/>
        <w:ind w:left="0"/>
        <w:rPr>
          <w:rFonts w:ascii="DINOT-Extlight" w:hAnsi="DINOT-Extlight" w:cstheme="minorHAnsi"/>
          <w:b/>
          <w:bCs/>
          <w:i/>
          <w:iCs/>
          <w:sz w:val="20"/>
          <w:szCs w:val="20"/>
        </w:rPr>
      </w:pPr>
    </w:p>
    <w:p w14:paraId="2F506366" w14:textId="77777777" w:rsidR="00306D4F" w:rsidRDefault="00306D4F" w:rsidP="008F2988">
      <w:pPr>
        <w:spacing w:line="320" w:lineRule="exact"/>
        <w:ind w:left="0"/>
        <w:rPr>
          <w:rFonts w:ascii="DINOT-Extlight" w:hAnsi="DINOT-Extlight" w:cstheme="minorHAnsi"/>
          <w:b/>
          <w:bCs/>
          <w:i/>
          <w:iCs/>
          <w:sz w:val="20"/>
          <w:szCs w:val="20"/>
        </w:rPr>
      </w:pPr>
    </w:p>
    <w:p w14:paraId="64BE0B06" w14:textId="69D11EEB" w:rsidR="00306D4F" w:rsidRDefault="00306D4F" w:rsidP="008F2988">
      <w:pPr>
        <w:spacing w:line="320" w:lineRule="exact"/>
        <w:ind w:left="0"/>
        <w:rPr>
          <w:rFonts w:ascii="DINOT-Extlight" w:hAnsi="DINOT-Extlight" w:cstheme="minorHAnsi"/>
          <w:sz w:val="20"/>
          <w:szCs w:val="20"/>
        </w:rPr>
      </w:pPr>
    </w:p>
    <w:p w14:paraId="127D7B9A" w14:textId="2E1ABAF3" w:rsidR="00306D4F" w:rsidRDefault="00147FC9" w:rsidP="008F2988">
      <w:pPr>
        <w:spacing w:line="320" w:lineRule="exact"/>
        <w:ind w:left="0"/>
        <w:rPr>
          <w:rFonts w:ascii="DINOT-Extlight" w:hAnsi="DINOT-Extlight" w:cstheme="minorHAnsi"/>
          <w:sz w:val="20"/>
          <w:szCs w:val="20"/>
        </w:rPr>
      </w:pPr>
      <w:r w:rsidRPr="002D7F2A">
        <w:rPr>
          <w:noProof/>
        </w:rPr>
        <mc:AlternateContent>
          <mc:Choice Requires="wps">
            <w:drawing>
              <wp:anchor distT="0" distB="0" distL="114300" distR="114300" simplePos="0" relativeHeight="251817984" behindDoc="0" locked="1" layoutInCell="1" allowOverlap="1" wp14:anchorId="5282C807" wp14:editId="75FA74D9">
                <wp:simplePos x="0" y="0"/>
                <wp:positionH relativeFrom="column">
                  <wp:posOffset>-2226310</wp:posOffset>
                </wp:positionH>
                <wp:positionV relativeFrom="margin">
                  <wp:posOffset>7529195</wp:posOffset>
                </wp:positionV>
                <wp:extent cx="1949450" cy="429260"/>
                <wp:effectExtent l="0" t="0" r="0" b="2540"/>
                <wp:wrapNone/>
                <wp:docPr id="146" name="Text Box 146"/>
                <wp:cNvGraphicFramePr/>
                <a:graphic xmlns:a="http://schemas.openxmlformats.org/drawingml/2006/main">
                  <a:graphicData uri="http://schemas.microsoft.com/office/word/2010/wordprocessingShape">
                    <wps:wsp>
                      <wps:cNvSpPr txBox="1"/>
                      <wps:spPr>
                        <a:xfrm>
                          <a:off x="0" y="0"/>
                          <a:ext cx="1949450" cy="429260"/>
                        </a:xfrm>
                        <a:prstGeom prst="rect">
                          <a:avLst/>
                        </a:prstGeom>
                        <a:noFill/>
                        <a:ln w="6350">
                          <a:noFill/>
                        </a:ln>
                      </wps:spPr>
                      <wps:txbx>
                        <w:txbxContent>
                          <w:p w14:paraId="39BE0EBD" w14:textId="240A42E4" w:rsidR="003C6A84" w:rsidRPr="0009634D" w:rsidRDefault="003C6A84" w:rsidP="00147FC9">
                            <w:pPr>
                              <w:spacing w:before="0" w:after="0"/>
                              <w:ind w:left="0"/>
                              <w:rPr>
                                <w:rFonts w:ascii="DINOT-Extlight" w:hAnsi="DINOT-Extlight" w:cstheme="minorHAnsi"/>
                                <w:b/>
                                <w:bCs/>
                                <w:i/>
                                <w:iCs/>
                                <w:sz w:val="20"/>
                                <w:szCs w:val="20"/>
                              </w:rPr>
                            </w:pPr>
                            <w:r w:rsidRPr="00306D4F">
                              <w:rPr>
                                <w:rFonts w:ascii="DINOT-Extlight" w:hAnsi="DINOT-Extlight" w:cstheme="minorHAnsi"/>
                                <w:b/>
                                <w:bCs/>
                                <w:i/>
                                <w:iCs/>
                                <w:sz w:val="20"/>
                                <w:szCs w:val="20"/>
                              </w:rPr>
                              <w:t>Figure 22: Apply raw Dimengel onto connection area</w:t>
                            </w:r>
                            <w:ins w:id="170" w:author="Louis Gordon" w:date="2017-12-12T12:59:00Z">
                              <w:r>
                                <w:rPr>
                                  <w:rFonts w:ascii="DINOT-Extlight" w:hAnsi="DINOT-Extlight" w:cstheme="minorHAnsi"/>
                                  <w:b/>
                                  <w:bCs/>
                                  <w:i/>
                                  <w:iCs/>
                                  <w:sz w:val="20"/>
                                  <w:szCs w:val="20"/>
                                </w:rP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282C807" id="Text Box 146" o:spid="_x0000_s1041" type="#_x0000_t202" style="position:absolute;margin-left:-175.3pt;margin-top:592.85pt;width:153.5pt;height:33.8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" filled="f" stroked="f" strokeweight=".5pt">
                <v:textbox style="mso-fit-shape-to-text:t">
                  <w:txbxContent>
                    <w:p w14:paraId="39BE0EBD" w14:textId="240A42E4" w:rsidR="003C6A84" w:rsidRPr="0009634D" w:rsidRDefault="003C6A84" w:rsidP="00147FC9">
                      <w:pPr>
                        <w:spacing w:before="0" w:after="0"/>
                        <w:ind w:left="0"/>
                        <w:rPr>
                          <w:rFonts w:ascii="DINOT-Extlight" w:hAnsi="DINOT-Extlight" w:cstheme="minorHAnsi"/>
                          <w:b/>
                          <w:bCs/>
                          <w:i/>
                          <w:iCs/>
                          <w:sz w:val="20"/>
                          <w:szCs w:val="20"/>
                        </w:rPr>
                      </w:pPr>
                      <w:r w:rsidRPr="00306D4F">
                        <w:rPr>
                          <w:rFonts w:ascii="DINOT-Extlight" w:hAnsi="DINOT-Extlight" w:cstheme="minorHAnsi"/>
                          <w:b/>
                          <w:bCs/>
                          <w:i/>
                          <w:iCs/>
                          <w:sz w:val="20"/>
                          <w:szCs w:val="20"/>
                        </w:rPr>
                        <w:t>Figure 22: Apply raw Dimengel onto connection area</w:t>
                      </w:r>
                      <w:ins w:id="171" w:author="Louis Gordon" w:date="2017-12-12T12:59:00Z">
                        <w:r>
                          <w:rPr>
                            <w:rFonts w:ascii="DINOT-Extlight" w:hAnsi="DINOT-Extlight" w:cstheme="minorHAnsi"/>
                            <w:b/>
                            <w:bCs/>
                            <w:i/>
                            <w:iCs/>
                            <w:sz w:val="20"/>
                            <w:szCs w:val="20"/>
                          </w:rPr>
                          <w:t>.</w:t>
                        </w:r>
                      </w:ins>
                    </w:p>
                  </w:txbxContent>
                </v:textbox>
                <w10:wrap anchory="margin"/>
                <w10:anchorlock/>
              </v:shape>
            </w:pict>
          </mc:Fallback>
        </mc:AlternateContent>
      </w:r>
      <w:r w:rsidRPr="002D7F2A">
        <w:rPr>
          <w:noProof/>
        </w:rPr>
        <mc:AlternateContent>
          <mc:Choice Requires="wps">
            <w:drawing>
              <wp:anchor distT="0" distB="0" distL="114300" distR="114300" simplePos="0" relativeHeight="251819008" behindDoc="0" locked="1" layoutInCell="1" allowOverlap="1" wp14:anchorId="114F0CFD" wp14:editId="1030BEB6">
                <wp:simplePos x="0" y="0"/>
                <wp:positionH relativeFrom="column">
                  <wp:posOffset>417195</wp:posOffset>
                </wp:positionH>
                <wp:positionV relativeFrom="margin">
                  <wp:posOffset>7519670</wp:posOffset>
                </wp:positionV>
                <wp:extent cx="1949450" cy="42926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1949450" cy="429260"/>
                        </a:xfrm>
                        <a:prstGeom prst="rect">
                          <a:avLst/>
                        </a:prstGeom>
                        <a:noFill/>
                        <a:ln w="6350">
                          <a:noFill/>
                        </a:ln>
                      </wps:spPr>
                      <wps:txbx>
                        <w:txbxContent>
                          <w:p w14:paraId="4B48420D" w14:textId="3DDB0E00" w:rsidR="003C6A84" w:rsidRPr="0009634D" w:rsidRDefault="003C6A84" w:rsidP="00147FC9">
                            <w:pPr>
                              <w:spacing w:before="0" w:after="0"/>
                              <w:ind w:left="0"/>
                              <w:rPr>
                                <w:rFonts w:ascii="DINOT-Extlight" w:hAnsi="DINOT-Extlight" w:cstheme="minorHAnsi"/>
                                <w:b/>
                                <w:bCs/>
                                <w:i/>
                                <w:iCs/>
                                <w:sz w:val="20"/>
                                <w:szCs w:val="20"/>
                              </w:rPr>
                            </w:pPr>
                            <w:r w:rsidRPr="00306D4F">
                              <w:rPr>
                                <w:rFonts w:ascii="DINOT-Extlight" w:hAnsi="DINOT-Extlight" w:cstheme="minorHAnsi"/>
                                <w:b/>
                                <w:bCs/>
                                <w:i/>
                                <w:iCs/>
                                <w:sz w:val="20"/>
                                <w:szCs w:val="20"/>
                              </w:rPr>
                              <w:t>Figure 2</w:t>
                            </w:r>
                            <w:r>
                              <w:rPr>
                                <w:rFonts w:ascii="DINOT-Extlight" w:hAnsi="DINOT-Extlight" w:cstheme="minorHAnsi"/>
                                <w:b/>
                                <w:bCs/>
                                <w:i/>
                                <w:iCs/>
                                <w:sz w:val="20"/>
                                <w:szCs w:val="20"/>
                              </w:rPr>
                              <w:t>3</w:t>
                            </w:r>
                            <w:r w:rsidRPr="00306D4F">
                              <w:rPr>
                                <w:rFonts w:ascii="DINOT-Extlight" w:hAnsi="DINOT-Extlight" w:cstheme="minorHAnsi"/>
                                <w:b/>
                                <w:bCs/>
                                <w:i/>
                                <w:iCs/>
                                <w:sz w:val="20"/>
                                <w:szCs w:val="20"/>
                              </w:rPr>
                              <w:t>: Attach the two parts together and cure with the UV flashlight</w:t>
                            </w:r>
                            <w:ins w:id="172" w:author="Louis Gordon" w:date="2017-12-12T12:59:00Z">
                              <w:r>
                                <w:rPr>
                                  <w:rFonts w:ascii="DINOT-Extlight" w:hAnsi="DINOT-Extlight" w:cstheme="minorHAnsi"/>
                                  <w:b/>
                                  <w:bCs/>
                                  <w:i/>
                                  <w:iCs/>
                                  <w:sz w:val="20"/>
                                  <w:szCs w:val="20"/>
                                </w:rP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4F0CFD" id="Text Box 147" o:spid="_x0000_s1042" type="#_x0000_t202" style="position:absolute;margin-left:32.85pt;margin-top:592.1pt;width:153.5pt;height:33.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" filled="f" stroked="f" strokeweight=".5pt">
                <v:textbox style="mso-fit-shape-to-text:t">
                  <w:txbxContent>
                    <w:p w14:paraId="4B48420D" w14:textId="3DDB0E00" w:rsidR="003C6A84" w:rsidRPr="0009634D" w:rsidRDefault="003C6A84" w:rsidP="00147FC9">
                      <w:pPr>
                        <w:spacing w:before="0" w:after="0"/>
                        <w:ind w:left="0"/>
                        <w:rPr>
                          <w:rFonts w:ascii="DINOT-Extlight" w:hAnsi="DINOT-Extlight" w:cstheme="minorHAnsi"/>
                          <w:b/>
                          <w:bCs/>
                          <w:i/>
                          <w:iCs/>
                          <w:sz w:val="20"/>
                          <w:szCs w:val="20"/>
                        </w:rPr>
                      </w:pPr>
                      <w:r w:rsidRPr="00306D4F">
                        <w:rPr>
                          <w:rFonts w:ascii="DINOT-Extlight" w:hAnsi="DINOT-Extlight" w:cstheme="minorHAnsi"/>
                          <w:b/>
                          <w:bCs/>
                          <w:i/>
                          <w:iCs/>
                          <w:sz w:val="20"/>
                          <w:szCs w:val="20"/>
                        </w:rPr>
                        <w:t>Figure 2</w:t>
                      </w:r>
                      <w:r>
                        <w:rPr>
                          <w:rFonts w:ascii="DINOT-Extlight" w:hAnsi="DINOT-Extlight" w:cstheme="minorHAnsi"/>
                          <w:b/>
                          <w:bCs/>
                          <w:i/>
                          <w:iCs/>
                          <w:sz w:val="20"/>
                          <w:szCs w:val="20"/>
                        </w:rPr>
                        <w:t>3</w:t>
                      </w:r>
                      <w:r w:rsidRPr="00306D4F">
                        <w:rPr>
                          <w:rFonts w:ascii="DINOT-Extlight" w:hAnsi="DINOT-Extlight" w:cstheme="minorHAnsi"/>
                          <w:b/>
                          <w:bCs/>
                          <w:i/>
                          <w:iCs/>
                          <w:sz w:val="20"/>
                          <w:szCs w:val="20"/>
                        </w:rPr>
                        <w:t>: Attach the two parts together and cure with the UV flashlight</w:t>
                      </w:r>
                      <w:ins w:id="173" w:author="Louis Gordon" w:date="2017-12-12T12:59:00Z">
                        <w:r>
                          <w:rPr>
                            <w:rFonts w:ascii="DINOT-Extlight" w:hAnsi="DINOT-Extlight" w:cstheme="minorHAnsi"/>
                            <w:b/>
                            <w:bCs/>
                            <w:i/>
                            <w:iCs/>
                            <w:sz w:val="20"/>
                            <w:szCs w:val="20"/>
                          </w:rPr>
                          <w:t>.</w:t>
                        </w:r>
                      </w:ins>
                    </w:p>
                  </w:txbxContent>
                </v:textbox>
                <w10:wrap anchory="margin"/>
                <w10:anchorlock/>
              </v:shape>
            </w:pict>
          </mc:Fallback>
        </mc:AlternateContent>
      </w:r>
    </w:p>
    <w:p w14:paraId="5CB39AD7" w14:textId="77777777" w:rsidR="00306D4F" w:rsidRDefault="00306D4F" w:rsidP="008F2988">
      <w:pPr>
        <w:spacing w:line="320" w:lineRule="exact"/>
        <w:ind w:left="0"/>
        <w:rPr>
          <w:rFonts w:ascii="DINOT-Extlight" w:hAnsi="DINOT-Extlight" w:cstheme="minorHAnsi"/>
          <w:sz w:val="20"/>
          <w:szCs w:val="20"/>
        </w:rPr>
      </w:pPr>
    </w:p>
    <w:p w14:paraId="0B80ED43" w14:textId="615840D0" w:rsidR="008B78F1" w:rsidRPr="008A737B" w:rsidRDefault="00147FC9" w:rsidP="008A737B">
      <w:pPr>
        <w:spacing w:before="0" w:after="160"/>
        <w:ind w:left="0"/>
        <w:rPr>
          <w:rFonts w:ascii="DINOT-Extlight" w:hAnsi="DINOT-Extlight" w:cstheme="minorHAnsi"/>
          <w:sz w:val="20"/>
          <w:szCs w:val="20"/>
        </w:rPr>
        <w:sectPr w:rsidR="008B78F1" w:rsidRPr="008A737B" w:rsidSect="00E65A00">
          <w:pgSz w:w="11906" w:h="16838" w:code="9"/>
          <w:pgMar w:top="2448" w:right="1008" w:bottom="1440" w:left="4320" w:header="864" w:footer="288" w:gutter="0"/>
          <w:cols w:space="720"/>
          <w:docGrid w:linePitch="360"/>
        </w:sectPr>
      </w:pPr>
      <w:r>
        <w:rPr>
          <w:rFonts w:ascii="DINOT-Extlight" w:hAnsi="DINOT-Extlight" w:cstheme="minorHAnsi"/>
          <w:sz w:val="20"/>
          <w:szCs w:val="20"/>
        </w:rPr>
        <w:br w:type="page"/>
      </w:r>
    </w:p>
    <w:p w14:paraId="01EAE4EC" w14:textId="15819E21" w:rsidR="00CF210A" w:rsidRPr="006508DC" w:rsidRDefault="006508DC" w:rsidP="00D15746">
      <w:pPr>
        <w:pStyle w:val="Heading1"/>
        <w:rPr>
          <w:rFonts w:ascii="DINOT-Bold" w:eastAsia="Times New Roman" w:hAnsi="DINOT-Bold" w:cs="Courier"/>
          <w:noProof/>
          <w:color w:val="ED0677"/>
          <w:sz w:val="26"/>
          <w:szCs w:val="26"/>
        </w:rPr>
      </w:pPr>
      <w:bookmarkStart w:id="174" w:name="_Toc496518146"/>
      <w:bookmarkStart w:id="175" w:name="_Toc496518551"/>
      <w:bookmarkEnd w:id="1"/>
      <w:r w:rsidRPr="006508DC">
        <w:rPr>
          <w:rFonts w:ascii="DINOT-Bold" w:eastAsia="Times New Roman" w:hAnsi="DINOT-Bold" w:cs="Courier"/>
          <w:noProof/>
          <w:color w:val="ED0677"/>
          <w:sz w:val="26"/>
          <w:szCs w:val="26"/>
        </w:rPr>
        <w:lastRenderedPageBreak/>
        <w:t>SUMMARY</w:t>
      </w:r>
      <w:bookmarkEnd w:id="174"/>
      <w:bookmarkEnd w:id="175"/>
      <w:r w:rsidRPr="006508DC">
        <w:rPr>
          <w:rFonts w:ascii="DINOT-Bold" w:eastAsia="Times New Roman" w:hAnsi="DINOT-Bold" w:cs="Courier"/>
          <w:noProof/>
          <w:color w:val="ED0677"/>
          <w:sz w:val="26"/>
          <w:szCs w:val="26"/>
        </w:rPr>
        <w:t xml:space="preserve"> </w:t>
      </w:r>
    </w:p>
    <w:p w14:paraId="35C271D0" w14:textId="319868DB" w:rsidR="00270DEB" w:rsidRPr="00270DEB" w:rsidRDefault="00270DEB" w:rsidP="00270DEB">
      <w:pPr>
        <w:spacing w:line="320" w:lineRule="exact"/>
        <w:ind w:left="0"/>
        <w:rPr>
          <w:rFonts w:ascii="DINOT-Extlight" w:hAnsi="DINOT-Extlight" w:cstheme="minorHAnsi"/>
          <w:sz w:val="20"/>
          <w:szCs w:val="20"/>
        </w:rPr>
      </w:pPr>
      <w:r w:rsidRPr="00270DEB">
        <w:rPr>
          <w:rFonts w:ascii="DINOT-Extlight" w:hAnsi="DINOT-Extlight" w:cstheme="minorHAnsi"/>
          <w:sz w:val="20"/>
          <w:szCs w:val="20"/>
        </w:rPr>
        <w:t xml:space="preserve">To produce large and impressive models for visual communication, 3D-printed models </w:t>
      </w:r>
      <w:ins w:id="176" w:author="Louis Gordon" w:date="2017-12-12T12:59:00Z">
        <w:r w:rsidR="00B81201">
          <w:rPr>
            <w:rFonts w:ascii="DINOT-Extlight" w:hAnsi="DINOT-Extlight" w:cstheme="minorHAnsi"/>
            <w:sz w:val="20"/>
            <w:szCs w:val="20"/>
          </w:rPr>
          <w:t xml:space="preserve">often </w:t>
        </w:r>
      </w:ins>
      <w:r w:rsidRPr="00270DEB">
        <w:rPr>
          <w:rFonts w:ascii="DINOT-Extlight" w:hAnsi="DINOT-Extlight" w:cstheme="minorHAnsi"/>
          <w:sz w:val="20"/>
          <w:szCs w:val="20"/>
        </w:rPr>
        <w:t>require small fixes that include filling and cutting holes, removing functional parts and combining several printed parts into a single</w:t>
      </w:r>
      <w:ins w:id="177" w:author="Louis Gordon" w:date="2017-12-12T12:59:00Z">
        <w:r w:rsidR="00B81201">
          <w:rPr>
            <w:rFonts w:ascii="DINOT-Extlight" w:hAnsi="DINOT-Extlight" w:cstheme="minorHAnsi"/>
            <w:sz w:val="20"/>
            <w:szCs w:val="20"/>
          </w:rPr>
          <w:t>,</w:t>
        </w:r>
      </w:ins>
      <w:r w:rsidRPr="00270DEB">
        <w:rPr>
          <w:rFonts w:ascii="DINOT-Extlight" w:hAnsi="DINOT-Extlight" w:cstheme="minorHAnsi"/>
          <w:sz w:val="20"/>
          <w:szCs w:val="20"/>
        </w:rPr>
        <w:t xml:space="preserve"> </w:t>
      </w:r>
      <w:del w:id="178" w:author="Louis Gordon" w:date="2017-12-12T12:59:00Z">
        <w:r w:rsidRPr="00270DEB" w:rsidDel="00B81201">
          <w:rPr>
            <w:rFonts w:ascii="DINOT-Extlight" w:hAnsi="DINOT-Extlight" w:cstheme="minorHAnsi"/>
            <w:sz w:val="20"/>
            <w:szCs w:val="20"/>
          </w:rPr>
          <w:delText xml:space="preserve">big </w:delText>
        </w:r>
      </w:del>
      <w:ins w:id="179" w:author="Louis Gordon" w:date="2017-12-12T12:59:00Z">
        <w:r w:rsidR="00B81201">
          <w:rPr>
            <w:rFonts w:ascii="DINOT-Extlight" w:hAnsi="DINOT-Extlight" w:cstheme="minorHAnsi"/>
            <w:sz w:val="20"/>
            <w:szCs w:val="20"/>
          </w:rPr>
          <w:t>larger</w:t>
        </w:r>
        <w:r w:rsidR="00B81201" w:rsidRPr="00270DEB">
          <w:rPr>
            <w:rFonts w:ascii="DINOT-Extlight" w:hAnsi="DINOT-Extlight" w:cstheme="minorHAnsi"/>
            <w:sz w:val="20"/>
            <w:szCs w:val="20"/>
          </w:rPr>
          <w:t xml:space="preserve"> </w:t>
        </w:r>
      </w:ins>
      <w:r w:rsidRPr="00270DEB">
        <w:rPr>
          <w:rFonts w:ascii="DINOT-Extlight" w:hAnsi="DINOT-Extlight" w:cstheme="minorHAnsi"/>
          <w:sz w:val="20"/>
          <w:szCs w:val="20"/>
        </w:rPr>
        <w:t xml:space="preserve">model. </w:t>
      </w:r>
    </w:p>
    <w:p w14:paraId="7F950FA0" w14:textId="63A16E6A" w:rsidR="00270DEB" w:rsidRPr="00270DEB" w:rsidRDefault="00B81201" w:rsidP="00270DEB">
      <w:pPr>
        <w:spacing w:line="320" w:lineRule="exact"/>
        <w:ind w:left="0"/>
        <w:rPr>
          <w:rFonts w:ascii="DINOT-Extlight" w:hAnsi="DINOT-Extlight" w:cstheme="minorHAnsi"/>
          <w:sz w:val="20"/>
          <w:szCs w:val="20"/>
        </w:rPr>
      </w:pPr>
      <w:ins w:id="180" w:author="Louis Gordon" w:date="2017-12-12T13:00:00Z">
        <w:r>
          <w:rPr>
            <w:rFonts w:ascii="DINOT-Extlight" w:hAnsi="DINOT-Extlight" w:cstheme="minorHAnsi"/>
            <w:sz w:val="20"/>
            <w:szCs w:val="20"/>
          </w:rPr>
          <w:t xml:space="preserve">This document includes </w:t>
        </w:r>
        <w:r w:rsidRPr="00270DEB">
          <w:rPr>
            <w:rFonts w:ascii="DINOT-Extlight" w:hAnsi="DINOT-Extlight" w:cstheme="minorHAnsi"/>
            <w:sz w:val="20"/>
            <w:szCs w:val="20"/>
          </w:rPr>
          <w:t>the best practices, guidelines and tips that we have learned from our own experience and from the experience of Massivit customers</w:t>
        </w:r>
        <w:r>
          <w:rPr>
            <w:rFonts w:ascii="DINOT-Extlight" w:hAnsi="DINOT-Extlight" w:cstheme="minorHAnsi"/>
            <w:sz w:val="20"/>
            <w:szCs w:val="20"/>
          </w:rPr>
          <w:t xml:space="preserve">. We </w:t>
        </w:r>
      </w:ins>
      <w:del w:id="181" w:author="Louis Gordon" w:date="2017-12-12T13:00:00Z">
        <w:r w:rsidR="00270DEB" w:rsidRPr="00270DEB" w:rsidDel="00B81201">
          <w:rPr>
            <w:rFonts w:ascii="DINOT-Extlight" w:hAnsi="DINOT-Extlight" w:cstheme="minorHAnsi"/>
            <w:sz w:val="20"/>
            <w:szCs w:val="20"/>
          </w:rPr>
          <w:delText>Massivit</w:delText>
        </w:r>
        <w:r w:rsidR="00270DEB" w:rsidRPr="00270DEB" w:rsidDel="003C6A84">
          <w:rPr>
            <w:rFonts w:ascii="DINOT-Extlight" w:hAnsi="DINOT-Extlight" w:cstheme="minorHAnsi"/>
            <w:sz w:val="20"/>
            <w:szCs w:val="20"/>
          </w:rPr>
          <w:delText xml:space="preserve"> </w:delText>
        </w:r>
      </w:del>
      <w:r w:rsidR="00270DEB" w:rsidRPr="00270DEB">
        <w:rPr>
          <w:rFonts w:ascii="DINOT-Extlight" w:hAnsi="DINOT-Extlight" w:cstheme="minorHAnsi"/>
          <w:sz w:val="20"/>
          <w:szCs w:val="20"/>
        </w:rPr>
        <w:t>hope</w:t>
      </w:r>
      <w:del w:id="182" w:author="Louis Gordon" w:date="2017-12-12T13:00:00Z">
        <w:r w:rsidR="00270DEB" w:rsidRPr="00270DEB" w:rsidDel="003C6A84">
          <w:rPr>
            <w:rFonts w:ascii="DINOT-Extlight" w:hAnsi="DINOT-Extlight" w:cstheme="minorHAnsi"/>
            <w:sz w:val="20"/>
            <w:szCs w:val="20"/>
          </w:rPr>
          <w:delText>s</w:delText>
        </w:r>
      </w:del>
      <w:r w:rsidR="00270DEB" w:rsidRPr="00270DEB">
        <w:rPr>
          <w:rFonts w:ascii="DINOT-Extlight" w:hAnsi="DINOT-Extlight" w:cstheme="minorHAnsi"/>
          <w:sz w:val="20"/>
          <w:szCs w:val="20"/>
        </w:rPr>
        <w:t xml:space="preserve"> that you </w:t>
      </w:r>
      <w:del w:id="183" w:author="Louis Gordon" w:date="2017-12-12T13:01:00Z">
        <w:r w:rsidR="00270DEB" w:rsidRPr="00270DEB" w:rsidDel="003C6A84">
          <w:rPr>
            <w:rFonts w:ascii="DINOT-Extlight" w:hAnsi="DINOT-Extlight" w:cstheme="minorHAnsi"/>
            <w:sz w:val="20"/>
            <w:szCs w:val="20"/>
          </w:rPr>
          <w:delText xml:space="preserve">found </w:delText>
        </w:r>
      </w:del>
      <w:ins w:id="184" w:author="Louis Gordon" w:date="2017-12-12T13:01:00Z">
        <w:r w:rsidR="003C6A84">
          <w:rPr>
            <w:rFonts w:ascii="DINOT-Extlight" w:hAnsi="DINOT-Extlight" w:cstheme="minorHAnsi"/>
            <w:sz w:val="20"/>
            <w:szCs w:val="20"/>
          </w:rPr>
          <w:t xml:space="preserve">find </w:t>
        </w:r>
      </w:ins>
      <w:r w:rsidR="00270DEB" w:rsidRPr="00270DEB">
        <w:rPr>
          <w:rFonts w:ascii="DINOT-Extlight" w:hAnsi="DINOT-Extlight" w:cstheme="minorHAnsi"/>
          <w:sz w:val="20"/>
          <w:szCs w:val="20"/>
        </w:rPr>
        <w:t xml:space="preserve">this document </w:t>
      </w:r>
      <w:del w:id="185" w:author="Louis Gordon" w:date="2017-12-12T13:01:00Z">
        <w:r w:rsidR="00270DEB" w:rsidRPr="00270DEB" w:rsidDel="003C6A84">
          <w:rPr>
            <w:rFonts w:ascii="DINOT-Extlight" w:hAnsi="DINOT-Extlight" w:cstheme="minorHAnsi"/>
            <w:sz w:val="20"/>
            <w:szCs w:val="20"/>
          </w:rPr>
          <w:delText xml:space="preserve">productive, and </w:delText>
        </w:r>
      </w:del>
      <w:del w:id="186" w:author="Louis Gordon" w:date="2017-12-12T13:00:00Z">
        <w:r w:rsidR="00270DEB" w:rsidRPr="00270DEB" w:rsidDel="00B81201">
          <w:rPr>
            <w:rFonts w:ascii="DINOT-Extlight" w:hAnsi="DINOT-Extlight" w:cstheme="minorHAnsi"/>
            <w:sz w:val="20"/>
            <w:szCs w:val="20"/>
          </w:rPr>
          <w:delText xml:space="preserve">that the best practices, guidelines and tips that we have learned from our own experience and from the experience of Massivit customers </w:delText>
        </w:r>
      </w:del>
      <w:del w:id="187" w:author="Louis Gordon" w:date="2017-12-12T13:01:00Z">
        <w:r w:rsidR="00EF082C" w:rsidDel="003C6A84">
          <w:rPr>
            <w:rFonts w:ascii="DINOT-Extlight" w:hAnsi="DINOT-Extlight" w:cstheme="minorHAnsi"/>
            <w:sz w:val="20"/>
            <w:szCs w:val="20"/>
          </w:rPr>
          <w:delText>are</w:delText>
        </w:r>
        <w:r w:rsidR="00270DEB" w:rsidRPr="00270DEB" w:rsidDel="003C6A84">
          <w:rPr>
            <w:rFonts w:ascii="DINOT-Extlight" w:hAnsi="DINOT-Extlight" w:cstheme="minorHAnsi"/>
            <w:sz w:val="20"/>
            <w:szCs w:val="20"/>
          </w:rPr>
          <w:delText xml:space="preserve"> </w:delText>
        </w:r>
      </w:del>
      <w:r w:rsidR="00270DEB" w:rsidRPr="00270DEB">
        <w:rPr>
          <w:rFonts w:ascii="DINOT-Extlight" w:hAnsi="DINOT-Extlight" w:cstheme="minorHAnsi"/>
          <w:sz w:val="20"/>
          <w:szCs w:val="20"/>
        </w:rPr>
        <w:t>beneficial</w:t>
      </w:r>
      <w:del w:id="188" w:author="Louis Gordon" w:date="2017-12-12T13:01:00Z">
        <w:r w:rsidR="00270DEB" w:rsidRPr="00270DEB" w:rsidDel="003C6A84">
          <w:rPr>
            <w:rFonts w:ascii="DINOT-Extlight" w:hAnsi="DINOT-Extlight" w:cstheme="minorHAnsi"/>
            <w:sz w:val="20"/>
            <w:szCs w:val="20"/>
          </w:rPr>
          <w:delText xml:space="preserve"> to you</w:delText>
        </w:r>
      </w:del>
      <w:r w:rsidR="00270DEB" w:rsidRPr="00270DEB">
        <w:rPr>
          <w:rFonts w:ascii="DINOT-Extlight" w:hAnsi="DINOT-Extlight" w:cstheme="minorHAnsi"/>
          <w:sz w:val="20"/>
          <w:szCs w:val="20"/>
        </w:rPr>
        <w:t>.</w:t>
      </w:r>
    </w:p>
    <w:p w14:paraId="2D51A655" w14:textId="2F7A7E72" w:rsidR="008A737B" w:rsidRDefault="00270DEB" w:rsidP="00270DEB">
      <w:pPr>
        <w:spacing w:line="320" w:lineRule="exact"/>
        <w:ind w:left="0"/>
        <w:rPr>
          <w:rFonts w:ascii="DINOT-Extlight" w:hAnsi="DINOT-Extlight" w:cstheme="minorHAnsi"/>
          <w:sz w:val="20"/>
          <w:szCs w:val="20"/>
        </w:rPr>
      </w:pPr>
      <w:r w:rsidRPr="00270DEB">
        <w:rPr>
          <w:rFonts w:ascii="DINOT-Extlight" w:hAnsi="DINOT-Extlight" w:cstheme="minorHAnsi"/>
          <w:sz w:val="20"/>
          <w:szCs w:val="20"/>
        </w:rPr>
        <w:t xml:space="preserve">For further technical questions about finishing a model, please contact your Massivit support representative </w:t>
      </w:r>
      <w:r w:rsidR="00AF5C66">
        <w:rPr>
          <w:rFonts w:ascii="DINOT-Extlight" w:hAnsi="DINOT-Extlight" w:cstheme="minorHAnsi"/>
          <w:sz w:val="20"/>
          <w:szCs w:val="20"/>
        </w:rPr>
        <w:t xml:space="preserve">or </w:t>
      </w:r>
      <w:hyperlink r:id="rId52" w:history="1">
        <w:r w:rsidR="00A41C92" w:rsidRPr="00003C29">
          <w:rPr>
            <w:rStyle w:val="Hyperlink"/>
            <w:rFonts w:ascii="DINOT-Extlight" w:hAnsi="DINOT-Extlight" w:cstheme="minorHAnsi"/>
            <w:sz w:val="20"/>
            <w:szCs w:val="20"/>
          </w:rPr>
          <w:t>support@massivit.com</w:t>
        </w:r>
      </w:hyperlink>
      <w:r w:rsidR="00AF5C66">
        <w:rPr>
          <w:rFonts w:ascii="DINOT-Extlight" w:hAnsi="DINOT-Extlight" w:cstheme="minorHAnsi"/>
          <w:sz w:val="20"/>
          <w:szCs w:val="20"/>
        </w:rPr>
        <w:t>.</w:t>
      </w:r>
    </w:p>
    <w:p w14:paraId="093A0FED" w14:textId="77777777" w:rsidR="008A737B" w:rsidRDefault="008A737B">
      <w:pPr>
        <w:spacing w:before="0" w:after="160"/>
        <w:ind w:left="0"/>
        <w:rPr>
          <w:rFonts w:ascii="DINOT-Extlight" w:hAnsi="DINOT-Extlight" w:cstheme="minorHAnsi"/>
          <w:sz w:val="20"/>
          <w:szCs w:val="20"/>
        </w:rPr>
      </w:pPr>
      <w:r>
        <w:rPr>
          <w:rFonts w:ascii="DINOT-Extlight" w:hAnsi="DINOT-Extlight" w:cstheme="minorHAnsi"/>
          <w:sz w:val="20"/>
          <w:szCs w:val="20"/>
        </w:rPr>
        <w:br w:type="page"/>
      </w:r>
    </w:p>
    <w:p w14:paraId="4F80BF0A" w14:textId="6A0C7263" w:rsidR="008A737B" w:rsidRDefault="008A737B">
      <w:pPr>
        <w:spacing w:before="0" w:after="160"/>
        <w:ind w:left="0"/>
        <w:rPr>
          <w:rFonts w:ascii="DINOT-Extlight" w:hAnsi="DINOT-Extlight" w:cstheme="minorHAnsi"/>
          <w:sz w:val="20"/>
          <w:szCs w:val="20"/>
        </w:rPr>
      </w:pPr>
      <w:r>
        <w:rPr>
          <w:rFonts w:ascii="DINOT-Extlight" w:hAnsi="DINOT-Extlight" w:cstheme="minorHAnsi"/>
          <w:sz w:val="20"/>
          <w:szCs w:val="20"/>
        </w:rPr>
        <w:lastRenderedPageBreak/>
        <w:br w:type="page"/>
      </w:r>
    </w:p>
    <w:p w14:paraId="7A8D1FCB" w14:textId="77777777" w:rsidR="006508DC" w:rsidRPr="00AF5C66" w:rsidRDefault="006508DC" w:rsidP="00270DEB">
      <w:pPr>
        <w:spacing w:line="320" w:lineRule="exact"/>
        <w:ind w:left="0"/>
        <w:rPr>
          <w:rFonts w:ascii="DINOT-Extlight" w:hAnsi="DINOT-Extlight" w:cstheme="minorHAnsi"/>
          <w:sz w:val="20"/>
          <w:szCs w:val="20"/>
        </w:rPr>
        <w:sectPr w:rsidR="006508DC" w:rsidRPr="00AF5C66" w:rsidSect="006508DC">
          <w:pgSz w:w="11906" w:h="16838" w:code="9"/>
          <w:pgMar w:top="2448" w:right="1008" w:bottom="1440" w:left="1008" w:header="864" w:footer="288" w:gutter="0"/>
          <w:cols w:space="720"/>
          <w:docGrid w:linePitch="360"/>
        </w:sectPr>
      </w:pPr>
    </w:p>
    <w:p w14:paraId="6A8CF2C8" w14:textId="62EB7EBF" w:rsidR="0025473B" w:rsidRDefault="0025473B">
      <w:pPr>
        <w:ind w:left="0"/>
        <w:rPr>
          <w:rFonts w:asciiTheme="minorHAnsi" w:hAnsiTheme="minorHAnsi" w:cstheme="minorHAnsi"/>
          <w:sz w:val="24"/>
          <w:szCs w:val="24"/>
          <w:rtl/>
          <w:lang w:bidi="ar-SA"/>
        </w:rPr>
      </w:pPr>
    </w:p>
    <w:p w14:paraId="7F6A491D" w14:textId="0F014492" w:rsidR="00803770" w:rsidRDefault="00803770">
      <w:pPr>
        <w:ind w:left="0"/>
        <w:rPr>
          <w:rFonts w:asciiTheme="minorHAnsi" w:hAnsiTheme="minorHAnsi" w:cstheme="minorHAnsi"/>
          <w:sz w:val="24"/>
          <w:szCs w:val="24"/>
          <w:rtl/>
          <w:lang w:bidi="ar-SA"/>
        </w:rPr>
      </w:pPr>
    </w:p>
    <w:p w14:paraId="29EC59C1" w14:textId="41C89BFA" w:rsidR="00CF210A" w:rsidRPr="00906AA4" w:rsidRDefault="0071563F" w:rsidP="00803770">
      <w:pPr>
        <w:ind w:left="0"/>
        <w:jc w:val="both"/>
        <w:rPr>
          <w:rFonts w:asciiTheme="minorHAnsi" w:hAnsiTheme="minorHAnsi" w:cstheme="minorHAnsi"/>
          <w:sz w:val="24"/>
          <w:szCs w:val="24"/>
        </w:rPr>
      </w:pPr>
      <w:r>
        <w:rPr>
          <w:noProof/>
        </w:rPr>
        <w:drawing>
          <wp:anchor distT="0" distB="0" distL="114300" distR="114300" simplePos="0" relativeHeight="251728896" behindDoc="0" locked="0" layoutInCell="1" allowOverlap="1" wp14:anchorId="6F946015" wp14:editId="11A9630D">
            <wp:simplePos x="0" y="0"/>
            <wp:positionH relativeFrom="column">
              <wp:posOffset>-2210435</wp:posOffset>
            </wp:positionH>
            <wp:positionV relativeFrom="paragraph">
              <wp:posOffset>5720171</wp:posOffset>
            </wp:positionV>
            <wp:extent cx="1325880" cy="1291590"/>
            <wp:effectExtent l="0" t="0" r="7620" b="3810"/>
            <wp:wrapNone/>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1325880" cy="129159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color w:val="000000"/>
          <w:sz w:val="24"/>
          <w:szCs w:val="24"/>
        </w:rPr>
        <mc:AlternateContent>
          <mc:Choice Requires="wps">
            <w:drawing>
              <wp:anchor distT="0" distB="0" distL="114300" distR="114300" simplePos="0" relativeHeight="251727872" behindDoc="0" locked="0" layoutInCell="1" allowOverlap="1" wp14:anchorId="6969D86A" wp14:editId="4814A91A">
                <wp:simplePos x="0" y="0"/>
                <wp:positionH relativeFrom="margin">
                  <wp:posOffset>-2169160</wp:posOffset>
                </wp:positionH>
                <wp:positionV relativeFrom="paragraph">
                  <wp:posOffset>7136765</wp:posOffset>
                </wp:positionV>
                <wp:extent cx="4756785" cy="598170"/>
                <wp:effectExtent l="0" t="0" r="0" b="0"/>
                <wp:wrapNone/>
                <wp:docPr id="3" name="Text Box 3"/>
                <wp:cNvGraphicFramePr/>
                <a:graphic xmlns:a="http://schemas.openxmlformats.org/drawingml/2006/main">
                  <a:graphicData uri="http://schemas.microsoft.com/office/word/2010/wordprocessingShape">
                    <wps:wsp>
                      <wps:cNvSpPr txBox="1"/>
                      <wps:spPr>
                        <a:xfrm>
                          <a:off x="0" y="0"/>
                          <a:ext cx="4756785" cy="598170"/>
                        </a:xfrm>
                        <a:prstGeom prst="rect">
                          <a:avLst/>
                        </a:prstGeom>
                        <a:noFill/>
                        <a:ln w="6350">
                          <a:noFill/>
                        </a:ln>
                      </wps:spPr>
                      <wps:txbx>
                        <w:txbxContent>
                          <w:p w14:paraId="5220F390" w14:textId="668BF806" w:rsidR="003C6A84" w:rsidRPr="00803770" w:rsidRDefault="003C6A84" w:rsidP="00FC55F7">
                            <w:pPr>
                              <w:pStyle w:val="Default"/>
                              <w:spacing w:line="320" w:lineRule="exact"/>
                              <w:rPr>
                                <w:rFonts w:ascii="DINOT" w:hAnsi="DINOT" w:cstheme="minorHAnsi"/>
                                <w:color w:val="auto"/>
                                <w:sz w:val="20"/>
                                <w:szCs w:val="20"/>
                              </w:rPr>
                            </w:pPr>
                            <w:r w:rsidRPr="00803770">
                              <w:rPr>
                                <w:rFonts w:ascii="DINOT" w:hAnsi="DINOT" w:cstheme="minorHAnsi"/>
                                <w:color w:val="auto"/>
                                <w:sz w:val="20"/>
                                <w:szCs w:val="20"/>
                              </w:rPr>
                              <w:t>11 Pesah Lev St., Lod 712936. Israel</w:t>
                            </w:r>
                            <w:r>
                              <w:rPr>
                                <w:rFonts w:ascii="DINOT" w:hAnsi="DINOT" w:cstheme="minorHAnsi"/>
                                <w:color w:val="auto"/>
                                <w:sz w:val="20"/>
                                <w:szCs w:val="20"/>
                              </w:rPr>
                              <w:t xml:space="preserve"> | </w:t>
                            </w:r>
                            <w:r w:rsidRPr="00803770">
                              <w:rPr>
                                <w:rFonts w:ascii="DINOT" w:hAnsi="DINOT" w:cstheme="minorHAnsi"/>
                                <w:color w:val="auto"/>
                                <w:sz w:val="20"/>
                                <w:szCs w:val="20"/>
                              </w:rPr>
                              <w:t>Tel: +972-8-6519486</w:t>
                            </w:r>
                            <w:r>
                              <w:rPr>
                                <w:rFonts w:ascii="DINOT" w:hAnsi="DINOT" w:cstheme="minorHAnsi"/>
                                <w:color w:val="auto"/>
                                <w:sz w:val="20"/>
                                <w:szCs w:val="20"/>
                              </w:rPr>
                              <w:t xml:space="preserve"> |</w:t>
                            </w:r>
                            <w:r w:rsidRPr="00803770">
                              <w:rPr>
                                <w:rFonts w:ascii="DINOT" w:hAnsi="DINOT" w:cstheme="minorHAnsi"/>
                                <w:color w:val="auto"/>
                                <w:sz w:val="20"/>
                                <w:szCs w:val="20"/>
                              </w:rPr>
                              <w:t xml:space="preserve"> Fax: +972-8-6900758</w:t>
                            </w:r>
                          </w:p>
                          <w:p w14:paraId="2D7C5E5F" w14:textId="091750F2" w:rsidR="003C6A84" w:rsidRPr="00803770" w:rsidRDefault="003C6A84" w:rsidP="00FC55F7">
                            <w:pPr>
                              <w:pStyle w:val="Default"/>
                              <w:spacing w:line="320" w:lineRule="exact"/>
                              <w:rPr>
                                <w:rFonts w:ascii="DINOT" w:hAnsi="DINOT" w:cstheme="minorHAnsi"/>
                                <w:color w:val="auto"/>
                                <w:sz w:val="20"/>
                                <w:szCs w:val="20"/>
                              </w:rPr>
                            </w:pPr>
                            <w:hyperlink r:id="rId55" w:history="1">
                              <w:r w:rsidRPr="00803770">
                                <w:rPr>
                                  <w:rStyle w:val="Hyperlink"/>
                                  <w:rFonts w:ascii="DINOT" w:hAnsi="DINOT" w:cstheme="minorHAnsi"/>
                                  <w:sz w:val="20"/>
                                  <w:szCs w:val="20"/>
                                </w:rPr>
                                <w:t>www.massivit.com</w:t>
                              </w:r>
                            </w:hyperlink>
                            <w:r w:rsidRPr="00803770">
                              <w:rPr>
                                <w:rFonts w:ascii="DINOT" w:hAnsi="DINOT" w:cstheme="minorHAnsi"/>
                                <w:color w:val="auto"/>
                                <w:sz w:val="20"/>
                                <w:szCs w:val="20"/>
                              </w:rPr>
                              <w:t xml:space="preserve"> </w:t>
                            </w:r>
                            <w:r>
                              <w:rPr>
                                <w:rFonts w:ascii="DINOT" w:hAnsi="DINOT" w:cstheme="minorHAnsi"/>
                                <w:color w:val="auto"/>
                                <w:sz w:val="20"/>
                                <w:szCs w:val="20"/>
                              </w:rPr>
                              <w:t xml:space="preserve">| </w:t>
                            </w:r>
                            <w:hyperlink r:id="rId56" w:history="1">
                              <w:r w:rsidRPr="00803770">
                                <w:rPr>
                                  <w:rStyle w:val="Hyperlink"/>
                                  <w:rFonts w:ascii="DINOT" w:hAnsi="DINOT" w:cstheme="minorHAnsi"/>
                                  <w:sz w:val="20"/>
                                  <w:szCs w:val="20"/>
                                </w:rPr>
                                <w:t>info@massivit.com</w:t>
                              </w:r>
                            </w:hyperlink>
                          </w:p>
                          <w:p w14:paraId="173D1E02" w14:textId="6B9A8998" w:rsidR="003C6A84" w:rsidRPr="00803770" w:rsidRDefault="003C6A84" w:rsidP="00FC55F7">
                            <w:pPr>
                              <w:pStyle w:val="Default"/>
                              <w:spacing w:line="320" w:lineRule="exact"/>
                              <w:rPr>
                                <w:rFonts w:ascii="DINOT" w:hAnsi="DINOT" w:cstheme="minorHAnsi"/>
                                <w:color w:val="auto"/>
                                <w:sz w:val="20"/>
                                <w:szCs w:val="20"/>
                              </w:rPr>
                            </w:pPr>
                          </w:p>
                          <w:p w14:paraId="7FAE8F85" w14:textId="77777777" w:rsidR="003C6A84" w:rsidRDefault="003C6A84" w:rsidP="00FC55F7">
                            <w:pPr>
                              <w:spacing w:line="320" w:lineRule="exact"/>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9D86A" id="Text Box 3" o:spid="_x0000_s1043" type="#_x0000_t202" style="position:absolute;left:0;text-align:left;margin-left:-170.8pt;margin-top:561.95pt;width:374.55pt;height:47.1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" filled="f" stroked="f" strokeweight=".5pt">
                <v:textbox>
                  <w:txbxContent>
                    <w:p w14:paraId="5220F390" w14:textId="668BF806" w:rsidR="003C6A84" w:rsidRPr="00803770" w:rsidRDefault="003C6A84" w:rsidP="00FC55F7">
                      <w:pPr>
                        <w:pStyle w:val="Default"/>
                        <w:spacing w:line="320" w:lineRule="exact"/>
                        <w:rPr>
                          <w:rFonts w:ascii="DINOT" w:hAnsi="DINOT" w:cstheme="minorHAnsi"/>
                          <w:color w:val="auto"/>
                          <w:sz w:val="20"/>
                          <w:szCs w:val="20"/>
                        </w:rPr>
                      </w:pPr>
                      <w:r w:rsidRPr="00803770">
                        <w:rPr>
                          <w:rFonts w:ascii="DINOT" w:hAnsi="DINOT" w:cstheme="minorHAnsi"/>
                          <w:color w:val="auto"/>
                          <w:sz w:val="20"/>
                          <w:szCs w:val="20"/>
                        </w:rPr>
                        <w:t>11 Pesah Lev St., Lod 712936. Israel</w:t>
                      </w:r>
                      <w:r>
                        <w:rPr>
                          <w:rFonts w:ascii="DINOT" w:hAnsi="DINOT" w:cstheme="minorHAnsi"/>
                          <w:color w:val="auto"/>
                          <w:sz w:val="20"/>
                          <w:szCs w:val="20"/>
                        </w:rPr>
                        <w:t xml:space="preserve"> | </w:t>
                      </w:r>
                      <w:r w:rsidRPr="00803770">
                        <w:rPr>
                          <w:rFonts w:ascii="DINOT" w:hAnsi="DINOT" w:cstheme="minorHAnsi"/>
                          <w:color w:val="auto"/>
                          <w:sz w:val="20"/>
                          <w:szCs w:val="20"/>
                        </w:rPr>
                        <w:t>Tel: +972-8-6519486</w:t>
                      </w:r>
                      <w:r>
                        <w:rPr>
                          <w:rFonts w:ascii="DINOT" w:hAnsi="DINOT" w:cstheme="minorHAnsi"/>
                          <w:color w:val="auto"/>
                          <w:sz w:val="20"/>
                          <w:szCs w:val="20"/>
                        </w:rPr>
                        <w:t xml:space="preserve"> |</w:t>
                      </w:r>
                      <w:r w:rsidRPr="00803770">
                        <w:rPr>
                          <w:rFonts w:ascii="DINOT" w:hAnsi="DINOT" w:cstheme="minorHAnsi"/>
                          <w:color w:val="auto"/>
                          <w:sz w:val="20"/>
                          <w:szCs w:val="20"/>
                        </w:rPr>
                        <w:t xml:space="preserve"> Fax: +972-8-6900758</w:t>
                      </w:r>
                    </w:p>
                    <w:p w14:paraId="2D7C5E5F" w14:textId="091750F2" w:rsidR="003C6A84" w:rsidRPr="00803770" w:rsidRDefault="003C6A84" w:rsidP="00FC55F7">
                      <w:pPr>
                        <w:pStyle w:val="Default"/>
                        <w:spacing w:line="320" w:lineRule="exact"/>
                        <w:rPr>
                          <w:rFonts w:ascii="DINOT" w:hAnsi="DINOT" w:cstheme="minorHAnsi"/>
                          <w:color w:val="auto"/>
                          <w:sz w:val="20"/>
                          <w:szCs w:val="20"/>
                        </w:rPr>
                      </w:pPr>
                      <w:hyperlink r:id="rId57" w:history="1">
                        <w:r w:rsidRPr="00803770">
                          <w:rPr>
                            <w:rStyle w:val="Hyperlink"/>
                            <w:rFonts w:ascii="DINOT" w:hAnsi="DINOT" w:cstheme="minorHAnsi"/>
                            <w:sz w:val="20"/>
                            <w:szCs w:val="20"/>
                          </w:rPr>
                          <w:t>www.massivit.com</w:t>
                        </w:r>
                      </w:hyperlink>
                      <w:r w:rsidRPr="00803770">
                        <w:rPr>
                          <w:rFonts w:ascii="DINOT" w:hAnsi="DINOT" w:cstheme="minorHAnsi"/>
                          <w:color w:val="auto"/>
                          <w:sz w:val="20"/>
                          <w:szCs w:val="20"/>
                        </w:rPr>
                        <w:t xml:space="preserve"> </w:t>
                      </w:r>
                      <w:r>
                        <w:rPr>
                          <w:rFonts w:ascii="DINOT" w:hAnsi="DINOT" w:cstheme="minorHAnsi"/>
                          <w:color w:val="auto"/>
                          <w:sz w:val="20"/>
                          <w:szCs w:val="20"/>
                        </w:rPr>
                        <w:t xml:space="preserve">| </w:t>
                      </w:r>
                      <w:hyperlink r:id="rId58" w:history="1">
                        <w:r w:rsidRPr="00803770">
                          <w:rPr>
                            <w:rStyle w:val="Hyperlink"/>
                            <w:rFonts w:ascii="DINOT" w:hAnsi="DINOT" w:cstheme="minorHAnsi"/>
                            <w:sz w:val="20"/>
                            <w:szCs w:val="20"/>
                          </w:rPr>
                          <w:t>info@massivit.com</w:t>
                        </w:r>
                      </w:hyperlink>
                    </w:p>
                    <w:p w14:paraId="173D1E02" w14:textId="6B9A8998" w:rsidR="003C6A84" w:rsidRPr="00803770" w:rsidRDefault="003C6A84" w:rsidP="00FC55F7">
                      <w:pPr>
                        <w:pStyle w:val="Default"/>
                        <w:spacing w:line="320" w:lineRule="exact"/>
                        <w:rPr>
                          <w:rFonts w:ascii="DINOT" w:hAnsi="DINOT" w:cstheme="minorHAnsi"/>
                          <w:color w:val="auto"/>
                          <w:sz w:val="20"/>
                          <w:szCs w:val="20"/>
                        </w:rPr>
                      </w:pPr>
                    </w:p>
                    <w:p w14:paraId="7FAE8F85" w14:textId="77777777" w:rsidR="003C6A84" w:rsidRDefault="003C6A84" w:rsidP="00FC55F7">
                      <w:pPr>
                        <w:spacing w:line="320" w:lineRule="exact"/>
                        <w:ind w:left="0"/>
                      </w:pPr>
                    </w:p>
                  </w:txbxContent>
                </v:textbox>
                <w10:wrap anchorx="margin"/>
              </v:shape>
            </w:pict>
          </mc:Fallback>
        </mc:AlternateContent>
      </w:r>
      <w:r w:rsidR="00FC55F7">
        <w:rPr>
          <w:noProof/>
        </w:rPr>
        <w:drawing>
          <wp:anchor distT="0" distB="0" distL="114300" distR="114300" simplePos="0" relativeHeight="251729920" behindDoc="1" locked="0" layoutInCell="1" allowOverlap="1" wp14:anchorId="728191D9" wp14:editId="0012A9AA">
            <wp:simplePos x="0" y="0"/>
            <wp:positionH relativeFrom="page">
              <wp:posOffset>-76200</wp:posOffset>
            </wp:positionH>
            <wp:positionV relativeFrom="paragraph">
              <wp:posOffset>4749165</wp:posOffset>
            </wp:positionV>
            <wp:extent cx="7629525" cy="3818255"/>
            <wp:effectExtent l="0" t="0" r="9525" b="0"/>
            <wp:wrapNone/>
            <wp:docPr id="36" name="Graph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0" y="0"/>
                      <a:ext cx="7629525" cy="3818255"/>
                    </a:xfrm>
                    <a:prstGeom prst="rect">
                      <a:avLst/>
                    </a:prstGeom>
                  </pic:spPr>
                </pic:pic>
              </a:graphicData>
            </a:graphic>
            <wp14:sizeRelH relativeFrom="margin">
              <wp14:pctWidth>0</wp14:pctWidth>
            </wp14:sizeRelH>
            <wp14:sizeRelV relativeFrom="margin">
              <wp14:pctHeight>0</wp14:pctHeight>
            </wp14:sizeRelV>
          </wp:anchor>
        </w:drawing>
      </w:r>
      <w:r w:rsidR="00274AE3">
        <w:rPr>
          <w:rFonts w:asciiTheme="minorHAnsi" w:hAnsiTheme="minorHAnsi" w:cstheme="minorHAnsi"/>
          <w:noProof/>
          <w:color w:val="000000"/>
          <w:sz w:val="24"/>
          <w:szCs w:val="24"/>
        </w:rPr>
        <mc:AlternateContent>
          <mc:Choice Requires="wps">
            <w:drawing>
              <wp:anchor distT="0" distB="0" distL="114300" distR="114300" simplePos="0" relativeHeight="251726848" behindDoc="0" locked="0" layoutInCell="1" allowOverlap="1" wp14:anchorId="18E0C802" wp14:editId="2026F967">
                <wp:simplePos x="0" y="0"/>
                <wp:positionH relativeFrom="margin">
                  <wp:posOffset>-2156460</wp:posOffset>
                </wp:positionH>
                <wp:positionV relativeFrom="paragraph">
                  <wp:posOffset>7866380</wp:posOffset>
                </wp:positionV>
                <wp:extent cx="6333490" cy="617220"/>
                <wp:effectExtent l="0" t="0" r="0" b="0"/>
                <wp:wrapNone/>
                <wp:docPr id="2" name="Text Box 2"/>
                <wp:cNvGraphicFramePr/>
                <a:graphic xmlns:a="http://schemas.openxmlformats.org/drawingml/2006/main">
                  <a:graphicData uri="http://schemas.microsoft.com/office/word/2010/wordprocessingShape">
                    <wps:wsp>
                      <wps:cNvSpPr txBox="1"/>
                      <wps:spPr>
                        <a:xfrm>
                          <a:off x="0" y="0"/>
                          <a:ext cx="6333490" cy="617220"/>
                        </a:xfrm>
                        <a:prstGeom prst="rect">
                          <a:avLst/>
                        </a:prstGeom>
                        <a:noFill/>
                        <a:ln w="6350">
                          <a:noFill/>
                        </a:ln>
                      </wps:spPr>
                      <wps:txbx>
                        <w:txbxContent>
                          <w:p w14:paraId="07AE1989" w14:textId="54A420D7" w:rsidR="003C6A84" w:rsidRPr="00803770" w:rsidRDefault="003C6A84" w:rsidP="00DD269D">
                            <w:pPr>
                              <w:pStyle w:val="smallletterstyle"/>
                              <w:jc w:val="both"/>
                            </w:pPr>
                            <w:r w:rsidRPr="00803770">
                              <w:rPr>
                                <w:rStyle w:val="A14"/>
                                <w:rFonts w:cstheme="minorHAnsi"/>
                                <w:sz w:val="14"/>
                                <w:szCs w:val="14"/>
                              </w:rPr>
                              <w:t xml:space="preserve">© 2017 Massivit 3D Printing Technologies Ltd. All rights reserved. Massivit 3D, GDP Gel Dispensing Printing, Massivit 1800 and the related logos and slogans are trademarks of Massivit 3D Printing Technologies Ltd. All brand names are the property of their respective owners and may or may not be trademarked.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0C802" id="Text Box 2" o:spid="_x0000_s1044" type="#_x0000_t202" style="position:absolute;left:0;text-align:left;margin-left:-169.8pt;margin-top:619.4pt;width:498.7pt;height:48.6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" filled="f" stroked="f" strokeweight=".5pt">
                <v:textbox>
                  <w:txbxContent>
                    <w:p w14:paraId="07AE1989" w14:textId="54A420D7" w:rsidR="003C6A84" w:rsidRPr="00803770" w:rsidRDefault="003C6A84" w:rsidP="00DD269D">
                      <w:pPr>
                        <w:pStyle w:val="smallletterstyle"/>
                        <w:jc w:val="both"/>
                      </w:pPr>
                      <w:r w:rsidRPr="00803770">
                        <w:rPr>
                          <w:rStyle w:val="A14"/>
                          <w:rFonts w:cstheme="minorHAnsi"/>
                          <w:sz w:val="14"/>
                          <w:szCs w:val="14"/>
                        </w:rPr>
                        <w:t xml:space="preserve">© 2017 Massivit 3D Printing Technologies Ltd. All rights reserved. Massivit 3D, GDP Gel Dispensing Printing, Massivit 1800 and the related logos and slogans are trademarks of Massivit 3D Printing Technologies Ltd. All brand names are the property of their respective owners and may or may not be trademarked. </w:t>
                      </w:r>
                    </w:p>
                  </w:txbxContent>
                </v:textbox>
                <w10:wrap anchorx="margin"/>
              </v:shape>
            </w:pict>
          </mc:Fallback>
        </mc:AlternateContent>
      </w:r>
      <w:r w:rsidR="0025473B" w:rsidRPr="00906AA4">
        <w:rPr>
          <w:rStyle w:val="A14"/>
          <w:rFonts w:asciiTheme="minorHAnsi" w:hAnsiTheme="minorHAnsi" w:cstheme="minorHAnsi"/>
          <w:sz w:val="24"/>
          <w:szCs w:val="24"/>
        </w:rPr>
        <w:t xml:space="preserve"> </w:t>
      </w:r>
    </w:p>
    <w:sectPr w:rsidR="00CF210A" w:rsidRPr="00906AA4" w:rsidSect="00436D97">
      <w:pgSz w:w="11906" w:h="16838" w:code="9"/>
      <w:pgMar w:top="2448" w:right="1008" w:bottom="1440" w:left="4320" w:header="864" w:footer="288"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5" w:author="Louis Gordon" w:date="2017-12-12T13:12:00Z" w:initials="LG">
    <w:p w14:paraId="5A411538" w14:textId="634DD1A0" w:rsidR="00915BCB" w:rsidRDefault="00915BCB">
      <w:pPr>
        <w:pStyle w:val="CommentText"/>
      </w:pPr>
      <w:r>
        <w:rPr>
          <w:rStyle w:val="CommentReference"/>
        </w:rPr>
        <w:annotationRef/>
      </w:r>
      <w:r w:rsidR="00E06A9E">
        <w:rPr>
          <w:noProof/>
        </w:rPr>
        <w:t>w</w:t>
      </w:r>
      <w:r w:rsidR="00E06A9E">
        <w:rPr>
          <w:noProof/>
        </w:rPr>
        <w:t>h</w:t>
      </w:r>
      <w:r w:rsidR="00E06A9E">
        <w:rPr>
          <w:noProof/>
        </w:rPr>
        <w:t>y</w:t>
      </w:r>
      <w:r w:rsidR="00E06A9E">
        <w:rPr>
          <w:noProof/>
        </w:rPr>
        <w:t xml:space="preserve"> </w:t>
      </w:r>
      <w:r w:rsidR="00E06A9E">
        <w:rPr>
          <w:noProof/>
        </w:rPr>
        <w:t>i</w:t>
      </w:r>
      <w:r w:rsidR="00E06A9E">
        <w:rPr>
          <w:noProof/>
        </w:rPr>
        <w:t>s</w:t>
      </w:r>
      <w:r w:rsidR="00E06A9E">
        <w:rPr>
          <w:noProof/>
        </w:rPr>
        <w:t xml:space="preserve"> </w:t>
      </w:r>
      <w:r w:rsidR="00E06A9E">
        <w:rPr>
          <w:noProof/>
        </w:rPr>
        <w:t>f</w:t>
      </w:r>
      <w:r w:rsidR="00E06A9E">
        <w:rPr>
          <w:noProof/>
        </w:rPr>
        <w:t>i</w:t>
      </w:r>
      <w:r w:rsidR="00E06A9E">
        <w:rPr>
          <w:noProof/>
        </w:rPr>
        <w:t>g</w:t>
      </w:r>
      <w:r w:rsidR="00E06A9E">
        <w:rPr>
          <w:noProof/>
        </w:rPr>
        <w:t>u</w:t>
      </w:r>
      <w:r w:rsidR="00E06A9E">
        <w:rPr>
          <w:noProof/>
        </w:rPr>
        <w:t>r</w:t>
      </w:r>
      <w:r w:rsidR="00E06A9E">
        <w:rPr>
          <w:noProof/>
        </w:rPr>
        <w:t>e</w:t>
      </w:r>
      <w:r w:rsidR="00E06A9E">
        <w:rPr>
          <w:noProof/>
        </w:rPr>
        <w:t xml:space="preserve"> </w:t>
      </w:r>
      <w:r w:rsidR="00E06A9E">
        <w:rPr>
          <w:noProof/>
        </w:rPr>
        <w:t>2</w:t>
      </w:r>
      <w:r w:rsidR="00E06A9E">
        <w:rPr>
          <w:noProof/>
        </w:rPr>
        <w:t xml:space="preserve"> </w:t>
      </w:r>
      <w:r w:rsidR="00E06A9E">
        <w:rPr>
          <w:noProof/>
        </w:rPr>
        <w:t>i</w:t>
      </w:r>
      <w:r w:rsidR="00E06A9E">
        <w:rPr>
          <w:noProof/>
        </w:rPr>
        <w:t>n</w:t>
      </w:r>
      <w:r w:rsidR="00E06A9E">
        <w:rPr>
          <w:noProof/>
        </w:rPr>
        <w:t xml:space="preserve"> </w:t>
      </w:r>
      <w:r w:rsidR="00E06A9E">
        <w:rPr>
          <w:noProof/>
        </w:rPr>
        <w:t>t</w:t>
      </w:r>
      <w:r w:rsidR="00E06A9E">
        <w:rPr>
          <w:noProof/>
        </w:rPr>
        <w:t>h</w:t>
      </w:r>
      <w:r w:rsidR="00E06A9E">
        <w:rPr>
          <w:noProof/>
        </w:rPr>
        <w:t>e</w:t>
      </w:r>
      <w:r w:rsidR="00E06A9E">
        <w:rPr>
          <w:noProof/>
        </w:rPr>
        <w:t xml:space="preserve"> </w:t>
      </w:r>
      <w:r w:rsidR="00E06A9E">
        <w:rPr>
          <w:noProof/>
        </w:rPr>
        <w:t>m</w:t>
      </w:r>
      <w:r w:rsidR="00E06A9E">
        <w:rPr>
          <w:noProof/>
        </w:rPr>
        <w:t>a</w:t>
      </w:r>
      <w:r w:rsidR="00E06A9E">
        <w:rPr>
          <w:noProof/>
        </w:rPr>
        <w:t>r</w:t>
      </w:r>
      <w:r w:rsidR="00E06A9E">
        <w:rPr>
          <w:noProof/>
        </w:rPr>
        <w:t>g</w:t>
      </w:r>
      <w:r w:rsidR="00E06A9E">
        <w:rPr>
          <w:noProof/>
        </w:rPr>
        <w:t>i</w:t>
      </w:r>
      <w:r w:rsidR="00E06A9E">
        <w:rPr>
          <w:noProof/>
        </w:rPr>
        <w:t>n</w:t>
      </w:r>
      <w:r w:rsidR="00E06A9E">
        <w:rPr>
          <w:noProof/>
        </w:rPr>
        <w:t>?</w:t>
      </w:r>
    </w:p>
  </w:comment>
  <w:comment w:id="93" w:author="Louis Gordon" w:date="2017-12-12T13:10:00Z" w:initials="LG">
    <w:p w14:paraId="6726FD15" w14:textId="3AC30C49" w:rsidR="003C6A84" w:rsidRDefault="003C6A84">
      <w:pPr>
        <w:pStyle w:val="CommentText"/>
      </w:pPr>
      <w:r>
        <w:rPr>
          <w:rStyle w:val="CommentReference"/>
        </w:rPr>
        <w:annotationRef/>
      </w:r>
      <w:r>
        <w:rPr>
          <w:noProof/>
        </w:rPr>
        <w:t>Is the person cutting the model while holding it in his lap? Isn't this dangerous?</w:t>
      </w:r>
    </w:p>
  </w:comment>
  <w:comment w:id="152" w:author="Louis Gordon" w:date="2017-12-12T12:53:00Z" w:initials="LG">
    <w:p w14:paraId="5543B117" w14:textId="20EDAF13" w:rsidR="003C6A84" w:rsidRDefault="003C6A84">
      <w:pPr>
        <w:pStyle w:val="CommentText"/>
      </w:pPr>
      <w:r>
        <w:rPr>
          <w:rStyle w:val="CommentReference"/>
        </w:rPr>
        <w:annotationRef/>
      </w:r>
      <w:r>
        <w:rPr>
          <w:noProof/>
        </w:rPr>
        <w:t>This doesn't match the image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411538" w15:done="0"/>
  <w15:commentEx w15:paraId="6726FD15" w15:done="0"/>
  <w15:commentEx w15:paraId="5543B1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411538" w16cid:durableId="1DDA5459"/>
  <w16cid:commentId w16cid:paraId="6726FD15" w16cid:durableId="1DDA53C8"/>
  <w16cid:commentId w16cid:paraId="5543B117" w16cid:durableId="1DDA4F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1CB622" w14:textId="77777777" w:rsidR="00E06A9E" w:rsidRDefault="00E06A9E" w:rsidP="007706C9">
      <w:pPr>
        <w:spacing w:before="0" w:after="0" w:line="240" w:lineRule="auto"/>
      </w:pPr>
      <w:r>
        <w:separator/>
      </w:r>
    </w:p>
    <w:p w14:paraId="78841F06" w14:textId="77777777" w:rsidR="00E06A9E" w:rsidRDefault="00E06A9E"/>
    <w:p w14:paraId="7FA71FDD" w14:textId="77777777" w:rsidR="00E06A9E" w:rsidRDefault="00E06A9E"/>
  </w:endnote>
  <w:endnote w:type="continuationSeparator" w:id="0">
    <w:p w14:paraId="0ED0DCC8" w14:textId="77777777" w:rsidR="00E06A9E" w:rsidRDefault="00E06A9E" w:rsidP="007706C9">
      <w:pPr>
        <w:spacing w:before="0" w:after="0" w:line="240" w:lineRule="auto"/>
      </w:pPr>
      <w:r>
        <w:continuationSeparator/>
      </w:r>
    </w:p>
    <w:p w14:paraId="7DB2B0A1" w14:textId="77777777" w:rsidR="00E06A9E" w:rsidRDefault="00E06A9E"/>
    <w:p w14:paraId="4B2F17BC" w14:textId="77777777" w:rsidR="00E06A9E" w:rsidRDefault="00E06A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DINOT">
    <w:altName w:val="Calibri"/>
    <w:panose1 w:val="00000000000000000000"/>
    <w:charset w:val="00"/>
    <w:family w:val="swiss"/>
    <w:notTrueType/>
    <w:pitch w:val="variable"/>
    <w:sig w:usb0="800000EF" w:usb1="4000A47B" w:usb2="00000000" w:usb3="00000000" w:csb0="00000001" w:csb1="00000000"/>
  </w:font>
  <w:font w:name="DINOT-Bold">
    <w:altName w:val="Calibri"/>
    <w:panose1 w:val="00000000000000000000"/>
    <w:charset w:val="00"/>
    <w:family w:val="swiss"/>
    <w:notTrueType/>
    <w:pitch w:val="variable"/>
    <w:sig w:usb0="800000EF" w:usb1="4000A47B"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Helvetica Neue LT Std">
    <w:altName w:val="Times New Roman"/>
    <w:charset w:val="00"/>
    <w:family w:val="auto"/>
    <w:pitch w:val="variable"/>
    <w:sig w:usb0="00000003" w:usb1="500079DB" w:usb2="00000010" w:usb3="00000000" w:csb0="00000001" w:csb1="00000000"/>
  </w:font>
  <w:font w:name="Adobe Hebrew">
    <w:panose1 w:val="00000000000000000000"/>
    <w:charset w:val="00"/>
    <w:family w:val="roman"/>
    <w:notTrueType/>
    <w:pitch w:val="variable"/>
    <w:sig w:usb0="8000086F" w:usb1="4000204A" w:usb2="00000000" w:usb3="00000000" w:csb0="00000021" w:csb1="00000000"/>
  </w:font>
  <w:font w:name="DINOT-Extlight">
    <w:altName w:val="Calibri"/>
    <w:panose1 w:val="00000000000000000000"/>
    <w:charset w:val="00"/>
    <w:family w:val="swiss"/>
    <w:notTrueType/>
    <w:pitch w:val="variable"/>
    <w:sig w:usb0="800000EF" w:usb1="4000A47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51976" w14:textId="77777777" w:rsidR="003C6A84" w:rsidRPr="00CB4D08" w:rsidRDefault="003C6A84" w:rsidP="00AA0EB7">
    <w:pPr>
      <w:pStyle w:val="Footer"/>
    </w:pPr>
    <w:r w:rsidRPr="00EF580A">
      <w:rPr>
        <w:rFonts w:asciiTheme="minorBidi" w:hAnsiTheme="minorBidi"/>
        <w:i/>
        <w:iCs/>
        <w:noProof/>
        <w:szCs w:val="6"/>
      </w:rPr>
      <w:drawing>
        <wp:anchor distT="0" distB="0" distL="114300" distR="114300" simplePos="0" relativeHeight="251659264" behindDoc="0" locked="0" layoutInCell="1" allowOverlap="1" wp14:anchorId="70AE36C1" wp14:editId="66778D16">
          <wp:simplePos x="0" y="0"/>
          <wp:positionH relativeFrom="column">
            <wp:posOffset>4761230</wp:posOffset>
          </wp:positionH>
          <wp:positionV relativeFrom="paragraph">
            <wp:posOffset>951230</wp:posOffset>
          </wp:positionV>
          <wp:extent cx="1099185" cy="501650"/>
          <wp:effectExtent l="0" t="0" r="5715" b="0"/>
          <wp:wrapNone/>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ighcon\logo (2).png"/>
                  <pic:cNvPicPr>
                    <a:picLocks noChangeAspect="1" noChangeArrowheads="1"/>
                  </pic:cNvPicPr>
                </pic:nvPicPr>
                <pic:blipFill>
                  <a:blip r:embed="rId1"/>
                  <a:stretch>
                    <a:fillRect/>
                  </a:stretch>
                </pic:blipFill>
                <pic:spPr bwMode="auto">
                  <a:xfrm>
                    <a:off x="0" y="0"/>
                    <a:ext cx="1099185" cy="50165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E94B3" w14:textId="77777777" w:rsidR="003C6A84" w:rsidRDefault="003C6A84" w:rsidP="00AA0EB7">
    <w:pPr>
      <w:pStyle w:val="Footer"/>
    </w:pPr>
  </w:p>
  <w:p w14:paraId="11AB81F4" w14:textId="77777777" w:rsidR="003C6A84" w:rsidRDefault="003C6A8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4390706"/>
      <w:docPartObj>
        <w:docPartGallery w:val="Page Numbers (Bottom of Page)"/>
        <w:docPartUnique/>
      </w:docPartObj>
    </w:sdtPr>
    <w:sdtEndPr>
      <w:rPr>
        <w:noProof/>
      </w:rPr>
    </w:sdtEndPr>
    <w:sdtContent>
      <w:p w14:paraId="06524D0B" w14:textId="7EA6C9E7" w:rsidR="003C6A84" w:rsidRDefault="003C6A84" w:rsidP="00436D97">
        <w:pPr>
          <w:pStyle w:val="Footer"/>
          <w:ind w:left="0"/>
          <w:jc w:val="right"/>
        </w:pPr>
        <w:r>
          <w:rPr>
            <w:noProof/>
          </w:rPr>
          <w:drawing>
            <wp:anchor distT="0" distB="0" distL="114300" distR="114300" simplePos="0" relativeHeight="251661312" behindDoc="1" locked="0" layoutInCell="1" allowOverlap="1" wp14:anchorId="58A00452" wp14:editId="13B9FAD1">
              <wp:simplePos x="0" y="0"/>
              <wp:positionH relativeFrom="page">
                <wp:posOffset>151765</wp:posOffset>
              </wp:positionH>
              <wp:positionV relativeFrom="paragraph">
                <wp:posOffset>-256540</wp:posOffset>
              </wp:positionV>
              <wp:extent cx="6760835" cy="1006475"/>
              <wp:effectExtent l="0" t="0" r="2540" b="3175"/>
              <wp:wrapNone/>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er.jpg"/>
                      <pic:cNvPicPr/>
                    </pic:nvPicPr>
                    <pic:blipFill rotWithShape="1">
                      <a:blip r:embed="rId1">
                        <a:extLst>
                          <a:ext uri="{28A0092B-C50C-407E-A947-70E740481C1C}">
                            <a14:useLocalDpi xmlns:a14="http://schemas.microsoft.com/office/drawing/2010/main" val="0"/>
                          </a:ext>
                        </a:extLst>
                      </a:blip>
                      <a:srcRect t="90468" r="9428"/>
                      <a:stretch/>
                    </pic:blipFill>
                    <pic:spPr bwMode="auto">
                      <a:xfrm>
                        <a:off x="0" y="0"/>
                        <a:ext cx="6760835" cy="100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sidR="00915BCB">
          <w:rPr>
            <w:noProof/>
          </w:rPr>
          <w:t>16</w:t>
        </w:r>
        <w:r>
          <w:rPr>
            <w:noProof/>
          </w:rPr>
          <w:fldChar w:fldCharType="end"/>
        </w:r>
      </w:p>
    </w:sdtContent>
  </w:sdt>
  <w:p w14:paraId="4D06A604" w14:textId="6A9F8F88" w:rsidR="003C6A84" w:rsidRDefault="003C6A84" w:rsidP="00436D97">
    <w:pPr>
      <w:pStyle w:val="Footer"/>
      <w:ind w:left="0"/>
    </w:pPr>
  </w:p>
  <w:p w14:paraId="6E9BAAB6" w14:textId="77777777" w:rsidR="003C6A84" w:rsidRDefault="003C6A8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B3C63E" w14:textId="77777777" w:rsidR="00E06A9E" w:rsidRDefault="00E06A9E" w:rsidP="007706C9">
      <w:pPr>
        <w:spacing w:before="0" w:after="0" w:line="240" w:lineRule="auto"/>
      </w:pPr>
      <w:r>
        <w:separator/>
      </w:r>
    </w:p>
    <w:p w14:paraId="2EC92219" w14:textId="77777777" w:rsidR="00E06A9E" w:rsidRDefault="00E06A9E"/>
    <w:p w14:paraId="752DF05F" w14:textId="77777777" w:rsidR="00E06A9E" w:rsidRDefault="00E06A9E"/>
  </w:footnote>
  <w:footnote w:type="continuationSeparator" w:id="0">
    <w:p w14:paraId="77FA73E3" w14:textId="77777777" w:rsidR="00E06A9E" w:rsidRDefault="00E06A9E" w:rsidP="007706C9">
      <w:pPr>
        <w:spacing w:before="0" w:after="0" w:line="240" w:lineRule="auto"/>
      </w:pPr>
      <w:r>
        <w:continuationSeparator/>
      </w:r>
    </w:p>
    <w:p w14:paraId="5E3CB364" w14:textId="77777777" w:rsidR="00E06A9E" w:rsidRDefault="00E06A9E"/>
    <w:p w14:paraId="59BADAC5" w14:textId="77777777" w:rsidR="00E06A9E" w:rsidRDefault="00E06A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9ECEC" w14:textId="77777777" w:rsidR="003C6A84" w:rsidRDefault="003C6A84">
    <w:pPr>
      <w:pStyle w:val="Header"/>
    </w:pPr>
  </w:p>
  <w:p w14:paraId="5042DA9F" w14:textId="77777777" w:rsidR="003C6A84" w:rsidRDefault="003C6A8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F4020" w14:textId="02750EE6" w:rsidR="003C6A84" w:rsidRPr="00884CB0" w:rsidRDefault="003C6A84" w:rsidP="00884CB0">
    <w:pPr>
      <w:pStyle w:val="Header"/>
      <w:ind w:left="0"/>
    </w:pPr>
    <w:r>
      <w:rPr>
        <w:noProof/>
      </w:rPr>
      <w:drawing>
        <wp:anchor distT="0" distB="0" distL="114300" distR="114300" simplePos="0" relativeHeight="251662336" behindDoc="1" locked="0" layoutInCell="1" allowOverlap="1" wp14:anchorId="5FC942C1" wp14:editId="3F502C57">
          <wp:simplePos x="0" y="0"/>
          <wp:positionH relativeFrom="page">
            <wp:align>left</wp:align>
          </wp:positionH>
          <wp:positionV relativeFrom="paragraph">
            <wp:posOffset>-548640</wp:posOffset>
          </wp:positionV>
          <wp:extent cx="7592160" cy="1333500"/>
          <wp:effectExtent l="0" t="0" r="8890" b="0"/>
          <wp:wrapNone/>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 int2.png"/>
                  <pic:cNvPicPr/>
                </pic:nvPicPr>
                <pic:blipFill rotWithShape="1">
                  <a:blip r:embed="rId1">
                    <a:extLst>
                      <a:ext uri="{28A0092B-C50C-407E-A947-70E740481C1C}">
                        <a14:useLocalDpi xmlns:a14="http://schemas.microsoft.com/office/drawing/2010/main" val="0"/>
                      </a:ext>
                    </a:extLst>
                  </a:blip>
                  <a:srcRect b="87583"/>
                  <a:stretch/>
                </pic:blipFill>
                <pic:spPr bwMode="auto">
                  <a:xfrm>
                    <a:off x="0" y="0"/>
                    <a:ext cx="7599679" cy="13348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DCC9E1" w14:textId="77777777" w:rsidR="003C6A84" w:rsidRDefault="003C6A8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6038"/>
    <w:multiLevelType w:val="hybridMultilevel"/>
    <w:tmpl w:val="E96ED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94E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702AF6"/>
    <w:multiLevelType w:val="hybridMultilevel"/>
    <w:tmpl w:val="A552E7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D266B13"/>
    <w:multiLevelType w:val="hybridMultilevel"/>
    <w:tmpl w:val="F79CA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850FED"/>
    <w:multiLevelType w:val="hybridMultilevel"/>
    <w:tmpl w:val="35DC8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3233B0"/>
    <w:multiLevelType w:val="hybridMultilevel"/>
    <w:tmpl w:val="81C02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514D82"/>
    <w:multiLevelType w:val="hybridMultilevel"/>
    <w:tmpl w:val="03263774"/>
    <w:lvl w:ilvl="0" w:tplc="82986B3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9E45121"/>
    <w:multiLevelType w:val="hybridMultilevel"/>
    <w:tmpl w:val="6264FCF0"/>
    <w:lvl w:ilvl="0" w:tplc="8C82FCE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775ED2"/>
    <w:multiLevelType w:val="hybridMultilevel"/>
    <w:tmpl w:val="10F27A8C"/>
    <w:lvl w:ilvl="0" w:tplc="B30A39D2">
      <w:start w:val="1"/>
      <w:numFmt w:val="decimal"/>
      <w:lvlText w:val="%1"/>
      <w:lvlJc w:val="left"/>
      <w:pPr>
        <w:ind w:left="1440" w:hanging="360"/>
      </w:pPr>
      <w:rPr>
        <w:rFonts w:ascii="Arial Black" w:hAnsi="Arial Black" w:hint="default"/>
        <w:color w:val="00A79D"/>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B5D5CD8"/>
    <w:multiLevelType w:val="multilevel"/>
    <w:tmpl w:val="D26C1222"/>
    <w:lvl w:ilvl="0">
      <w:start w:val="1"/>
      <w:numFmt w:val="decimal"/>
      <w:pStyle w:val="Style4"/>
      <w:lvlText w:val="%1."/>
      <w:lvlJc w:val="left"/>
      <w:pPr>
        <w:ind w:left="1260" w:hanging="360"/>
      </w:pPr>
    </w:lvl>
    <w:lvl w:ilvl="1">
      <w:start w:val="1"/>
      <w:numFmt w:val="decimal"/>
      <w:pStyle w:val="Style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7365D3E"/>
    <w:multiLevelType w:val="hybridMultilevel"/>
    <w:tmpl w:val="49B2C7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7118C3"/>
    <w:multiLevelType w:val="hybridMultilevel"/>
    <w:tmpl w:val="A6DE2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1E05BE"/>
    <w:multiLevelType w:val="hybridMultilevel"/>
    <w:tmpl w:val="464419C6"/>
    <w:lvl w:ilvl="0" w:tplc="1102C3FC">
      <w:start w:val="1"/>
      <w:numFmt w:val="bullet"/>
      <w:pStyle w:val="To"/>
      <w:lvlText w:val=""/>
      <w:lvlJc w:val="left"/>
      <w:pPr>
        <w:ind w:left="1080" w:hanging="360"/>
      </w:pPr>
      <w:rPr>
        <w:rFonts w:ascii="Wingdings 3" w:hAnsi="Wingdings 3" w:hint="default"/>
        <w:color w:val="00A79D"/>
        <w:sz w:val="20"/>
      </w:rPr>
    </w:lvl>
    <w:lvl w:ilvl="1" w:tplc="5CEC33AC">
      <w:start w:val="1"/>
      <w:numFmt w:val="decimal"/>
      <w:lvlText w:val="%2"/>
      <w:lvlJc w:val="left"/>
      <w:pPr>
        <w:tabs>
          <w:tab w:val="num" w:pos="1440"/>
        </w:tabs>
        <w:ind w:left="1440" w:right="1440" w:hanging="360"/>
      </w:pPr>
      <w:rPr>
        <w:rFonts w:ascii="Arial Black" w:hAnsi="Arial Black" w:hint="default"/>
        <w:color w:val="79A72F"/>
      </w:rPr>
    </w:lvl>
    <w:lvl w:ilvl="2" w:tplc="DD9891D0" w:tentative="1">
      <w:start w:val="1"/>
      <w:numFmt w:val="lowerRoman"/>
      <w:lvlText w:val="%3."/>
      <w:lvlJc w:val="right"/>
      <w:pPr>
        <w:tabs>
          <w:tab w:val="num" w:pos="2160"/>
        </w:tabs>
        <w:ind w:left="2160" w:right="2160" w:hanging="180"/>
      </w:pPr>
    </w:lvl>
    <w:lvl w:ilvl="3" w:tplc="6C72EE00" w:tentative="1">
      <w:start w:val="1"/>
      <w:numFmt w:val="decimal"/>
      <w:lvlText w:val="%4."/>
      <w:lvlJc w:val="left"/>
      <w:pPr>
        <w:tabs>
          <w:tab w:val="num" w:pos="2880"/>
        </w:tabs>
        <w:ind w:left="2880" w:right="2880" w:hanging="360"/>
      </w:pPr>
    </w:lvl>
    <w:lvl w:ilvl="4" w:tplc="1C1469FC" w:tentative="1">
      <w:start w:val="1"/>
      <w:numFmt w:val="lowerLetter"/>
      <w:lvlText w:val="%5."/>
      <w:lvlJc w:val="left"/>
      <w:pPr>
        <w:tabs>
          <w:tab w:val="num" w:pos="3600"/>
        </w:tabs>
        <w:ind w:left="3600" w:right="3600" w:hanging="360"/>
      </w:pPr>
    </w:lvl>
    <w:lvl w:ilvl="5" w:tplc="435A1E14" w:tentative="1">
      <w:start w:val="1"/>
      <w:numFmt w:val="lowerRoman"/>
      <w:lvlText w:val="%6."/>
      <w:lvlJc w:val="right"/>
      <w:pPr>
        <w:tabs>
          <w:tab w:val="num" w:pos="4320"/>
        </w:tabs>
        <w:ind w:left="4320" w:right="4320" w:hanging="180"/>
      </w:pPr>
    </w:lvl>
    <w:lvl w:ilvl="6" w:tplc="32D0AA78" w:tentative="1">
      <w:start w:val="1"/>
      <w:numFmt w:val="decimal"/>
      <w:lvlText w:val="%7."/>
      <w:lvlJc w:val="left"/>
      <w:pPr>
        <w:tabs>
          <w:tab w:val="num" w:pos="5040"/>
        </w:tabs>
        <w:ind w:left="5040" w:right="5040" w:hanging="360"/>
      </w:pPr>
    </w:lvl>
    <w:lvl w:ilvl="7" w:tplc="33989D50" w:tentative="1">
      <w:start w:val="1"/>
      <w:numFmt w:val="lowerLetter"/>
      <w:lvlText w:val="%8."/>
      <w:lvlJc w:val="left"/>
      <w:pPr>
        <w:tabs>
          <w:tab w:val="num" w:pos="5760"/>
        </w:tabs>
        <w:ind w:left="5760" w:right="5760" w:hanging="360"/>
      </w:pPr>
    </w:lvl>
    <w:lvl w:ilvl="8" w:tplc="AFFE29CA" w:tentative="1">
      <w:start w:val="1"/>
      <w:numFmt w:val="lowerRoman"/>
      <w:lvlText w:val="%9."/>
      <w:lvlJc w:val="right"/>
      <w:pPr>
        <w:tabs>
          <w:tab w:val="num" w:pos="6480"/>
        </w:tabs>
        <w:ind w:left="6480" w:right="6480" w:hanging="180"/>
      </w:pPr>
    </w:lvl>
  </w:abstractNum>
  <w:abstractNum w:abstractNumId="13" w15:restartNumberingAfterBreak="0">
    <w:nsid w:val="4836062A"/>
    <w:multiLevelType w:val="hybridMultilevel"/>
    <w:tmpl w:val="586A6D0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8467795"/>
    <w:multiLevelType w:val="hybridMultilevel"/>
    <w:tmpl w:val="2E4213B8"/>
    <w:lvl w:ilvl="0" w:tplc="D5D62CA4">
      <w:start w:val="1"/>
      <w:numFmt w:val="bullet"/>
      <w:pStyle w:val="ckecklis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3141D4"/>
    <w:multiLevelType w:val="hybridMultilevel"/>
    <w:tmpl w:val="0AE8A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B41610"/>
    <w:multiLevelType w:val="hybridMultilevel"/>
    <w:tmpl w:val="262E17BA"/>
    <w:lvl w:ilvl="0" w:tplc="463A8622">
      <w:start w:val="1"/>
      <w:numFmt w:val="decimal"/>
      <w:pStyle w:val="a"/>
      <w:lvlText w:val="%1"/>
      <w:lvlJc w:val="left"/>
      <w:pPr>
        <w:ind w:left="1800" w:hanging="360"/>
      </w:pPr>
      <w:rPr>
        <w:rFonts w:ascii="Arial Black" w:hAnsi="Arial Black" w:cs="Arial Black" w:hint="default"/>
        <w:color w:val="2F5496" w:themeColor="accent1" w:themeShade="BF"/>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46E3523"/>
    <w:multiLevelType w:val="hybridMultilevel"/>
    <w:tmpl w:val="FFA638DA"/>
    <w:lvl w:ilvl="0" w:tplc="6EBEE836">
      <w:start w:val="1"/>
      <w:numFmt w:val="decimal"/>
      <w:lvlText w:val="%1"/>
      <w:lvlJc w:val="left"/>
      <w:pPr>
        <w:ind w:left="1440" w:hanging="360"/>
      </w:pPr>
      <w:rPr>
        <w:rFonts w:ascii="Arial Black" w:hAnsi="Arial Black" w:hint="default"/>
        <w:color w:val="2F5496" w:themeColor="accent1" w:themeShade="BF"/>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9821AA7"/>
    <w:multiLevelType w:val="hybridMultilevel"/>
    <w:tmpl w:val="2C90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0A083E"/>
    <w:multiLevelType w:val="hybridMultilevel"/>
    <w:tmpl w:val="E7DA2F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0504A6"/>
    <w:multiLevelType w:val="hybridMultilevel"/>
    <w:tmpl w:val="44782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972E10"/>
    <w:multiLevelType w:val="multilevel"/>
    <w:tmpl w:val="5150CBE6"/>
    <w:lvl w:ilvl="0">
      <w:start w:val="1"/>
      <w:numFmt w:val="decimal"/>
      <w:lvlText w:val="%1."/>
      <w:lvlJc w:val="left"/>
      <w:pPr>
        <w:ind w:left="720" w:hanging="360"/>
      </w:pPr>
      <w:rPr>
        <w:rFonts w:hint="default"/>
        <w:b/>
        <w:bCs/>
        <w:color w:val="44546A" w:themeColor="text2"/>
      </w:rPr>
    </w:lvl>
    <w:lvl w:ilvl="1">
      <w:start w:val="1"/>
      <w:numFmt w:val="decimal"/>
      <w:isLgl/>
      <w:lvlText w:val="%1.%2."/>
      <w:lvlJc w:val="left"/>
      <w:pPr>
        <w:ind w:left="1080" w:hanging="720"/>
      </w:pPr>
      <w:rPr>
        <w:rFonts w:hint="default"/>
        <w:b w:val="0"/>
        <w:bCs w:val="0"/>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653146FD"/>
    <w:multiLevelType w:val="hybridMultilevel"/>
    <w:tmpl w:val="36D62E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C913F45"/>
    <w:multiLevelType w:val="multilevel"/>
    <w:tmpl w:val="46E65084"/>
    <w:lvl w:ilvl="0">
      <w:start w:val="1"/>
      <w:numFmt w:val="decimal"/>
      <w:lvlText w:val="%1."/>
      <w:lvlJc w:val="left"/>
      <w:pPr>
        <w:ind w:left="360" w:hanging="360"/>
      </w:pPr>
    </w:lvl>
    <w:lvl w:ilvl="1">
      <w:start w:val="1"/>
      <w:numFmt w:val="decimal"/>
      <w:pStyle w:val="fdd"/>
      <w:lvlText w:val="%1.%2."/>
      <w:lvlJc w:val="left"/>
      <w:pPr>
        <w:ind w:left="6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80F3B42"/>
    <w:multiLevelType w:val="hybridMultilevel"/>
    <w:tmpl w:val="291EA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852541"/>
    <w:multiLevelType w:val="multilevel"/>
    <w:tmpl w:val="5AA876A8"/>
    <w:lvl w:ilvl="0">
      <w:start w:val="1"/>
      <w:numFmt w:val="decimal"/>
      <w:pStyle w:val="a0"/>
      <w:lvlText w:val="%1"/>
      <w:lvlJc w:val="left"/>
      <w:pPr>
        <w:ind w:left="720" w:hanging="720"/>
      </w:pPr>
      <w:rPr>
        <w:rFonts w:hint="default"/>
      </w:rPr>
    </w:lvl>
    <w:lvl w:ilvl="1">
      <w:start w:val="1"/>
      <w:numFmt w:val="decimal"/>
      <w:pStyle w:val="a1"/>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7BFF4815"/>
    <w:multiLevelType w:val="hybridMultilevel"/>
    <w:tmpl w:val="0F463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897491"/>
    <w:multiLevelType w:val="multilevel"/>
    <w:tmpl w:val="2B326D82"/>
    <w:lvl w:ilvl="0">
      <w:start w:val="1"/>
      <w:numFmt w:val="decimal"/>
      <w:lvlText w:val="%1."/>
      <w:lvlJc w:val="left"/>
      <w:pPr>
        <w:ind w:left="360" w:hanging="360"/>
      </w:pPr>
    </w:lvl>
    <w:lvl w:ilvl="1">
      <w:start w:val="1"/>
      <w:numFmt w:val="decimal"/>
      <w:pStyle w:val="Style1"/>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Style2"/>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25"/>
  </w:num>
  <w:num w:numId="3">
    <w:abstractNumId w:val="27"/>
  </w:num>
  <w:num w:numId="4">
    <w:abstractNumId w:val="23"/>
  </w:num>
  <w:num w:numId="5">
    <w:abstractNumId w:val="9"/>
  </w:num>
  <w:num w:numId="6">
    <w:abstractNumId w:val="1"/>
  </w:num>
  <w:num w:numId="7">
    <w:abstractNumId w:val="12"/>
  </w:num>
  <w:num w:numId="8">
    <w:abstractNumId w:val="6"/>
  </w:num>
  <w:num w:numId="9">
    <w:abstractNumId w:val="16"/>
  </w:num>
  <w:num w:numId="10">
    <w:abstractNumId w:val="15"/>
  </w:num>
  <w:num w:numId="11">
    <w:abstractNumId w:val="16"/>
    <w:lvlOverride w:ilvl="0">
      <w:startOverride w:val="1"/>
    </w:lvlOverride>
  </w:num>
  <w:num w:numId="12">
    <w:abstractNumId w:val="17"/>
  </w:num>
  <w:num w:numId="13">
    <w:abstractNumId w:val="5"/>
  </w:num>
  <w:num w:numId="14">
    <w:abstractNumId w:val="16"/>
    <w:lvlOverride w:ilvl="0">
      <w:startOverride w:val="1"/>
    </w:lvlOverride>
  </w:num>
  <w:num w:numId="15">
    <w:abstractNumId w:val="16"/>
    <w:lvlOverride w:ilvl="0">
      <w:startOverride w:val="1"/>
    </w:lvlOverride>
  </w:num>
  <w:num w:numId="16">
    <w:abstractNumId w:val="14"/>
  </w:num>
  <w:num w:numId="17">
    <w:abstractNumId w:val="8"/>
  </w:num>
  <w:num w:numId="18">
    <w:abstractNumId w:val="2"/>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9"/>
  </w:num>
  <w:num w:numId="26">
    <w:abstractNumId w:val="22"/>
  </w:num>
  <w:num w:numId="27">
    <w:abstractNumId w:val="14"/>
  </w:num>
  <w:num w:numId="28">
    <w:abstractNumId w:val="14"/>
  </w:num>
  <w:num w:numId="29">
    <w:abstractNumId w:val="14"/>
  </w:num>
  <w:num w:numId="30">
    <w:abstractNumId w:val="25"/>
  </w:num>
  <w:num w:numId="31">
    <w:abstractNumId w:val="14"/>
  </w:num>
  <w:num w:numId="32">
    <w:abstractNumId w:val="14"/>
  </w:num>
  <w:num w:numId="33">
    <w:abstractNumId w:val="14"/>
  </w:num>
  <w:num w:numId="34">
    <w:abstractNumId w:val="14"/>
  </w:num>
  <w:num w:numId="35">
    <w:abstractNumId w:val="25"/>
  </w:num>
  <w:num w:numId="36">
    <w:abstractNumId w:val="14"/>
  </w:num>
  <w:num w:numId="37">
    <w:abstractNumId w:val="20"/>
  </w:num>
  <w:num w:numId="38">
    <w:abstractNumId w:val="24"/>
  </w:num>
  <w:num w:numId="39">
    <w:abstractNumId w:val="3"/>
  </w:num>
  <w:num w:numId="40">
    <w:abstractNumId w:val="18"/>
  </w:num>
  <w:num w:numId="41">
    <w:abstractNumId w:val="4"/>
  </w:num>
  <w:num w:numId="42">
    <w:abstractNumId w:val="11"/>
  </w:num>
  <w:num w:numId="43">
    <w:abstractNumId w:val="21"/>
  </w:num>
  <w:num w:numId="44">
    <w:abstractNumId w:val="7"/>
  </w:num>
  <w:num w:numId="45">
    <w:abstractNumId w:val="25"/>
    <w:lvlOverride w:ilvl="0">
      <w:startOverride w:val="5"/>
    </w:lvlOverride>
  </w:num>
  <w:num w:numId="46">
    <w:abstractNumId w:val="10"/>
  </w:num>
  <w:num w:numId="47">
    <w:abstractNumId w:val="13"/>
  </w:num>
  <w:num w:numId="48">
    <w:abstractNumId w:val="26"/>
  </w:num>
  <w:num w:numId="4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ouis Gordon">
    <w15:presenceInfo w15:providerId="Windows Live" w15:userId="273aa86bd9e4cc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31E4"/>
    <w:rsid w:val="000007D8"/>
    <w:rsid w:val="000017FF"/>
    <w:rsid w:val="00001F8B"/>
    <w:rsid w:val="000022FC"/>
    <w:rsid w:val="0000299A"/>
    <w:rsid w:val="000041AA"/>
    <w:rsid w:val="00006C6F"/>
    <w:rsid w:val="00020EF5"/>
    <w:rsid w:val="00024865"/>
    <w:rsid w:val="000308F6"/>
    <w:rsid w:val="00043E64"/>
    <w:rsid w:val="00045DE5"/>
    <w:rsid w:val="000546BE"/>
    <w:rsid w:val="000560FD"/>
    <w:rsid w:val="00063766"/>
    <w:rsid w:val="00075218"/>
    <w:rsid w:val="000778FC"/>
    <w:rsid w:val="00084929"/>
    <w:rsid w:val="00084D82"/>
    <w:rsid w:val="0009634D"/>
    <w:rsid w:val="0009669A"/>
    <w:rsid w:val="000A1574"/>
    <w:rsid w:val="000A2F8D"/>
    <w:rsid w:val="000C50BA"/>
    <w:rsid w:val="000D4547"/>
    <w:rsid w:val="0010221B"/>
    <w:rsid w:val="00106CCA"/>
    <w:rsid w:val="0012145F"/>
    <w:rsid w:val="00121469"/>
    <w:rsid w:val="00123372"/>
    <w:rsid w:val="001259A9"/>
    <w:rsid w:val="00130D03"/>
    <w:rsid w:val="00133F0A"/>
    <w:rsid w:val="00134F53"/>
    <w:rsid w:val="0013785D"/>
    <w:rsid w:val="0014274B"/>
    <w:rsid w:val="00144459"/>
    <w:rsid w:val="00144997"/>
    <w:rsid w:val="00147FC9"/>
    <w:rsid w:val="00163921"/>
    <w:rsid w:val="00164DDC"/>
    <w:rsid w:val="00180494"/>
    <w:rsid w:val="00181FB8"/>
    <w:rsid w:val="0018212B"/>
    <w:rsid w:val="00185A40"/>
    <w:rsid w:val="001916B7"/>
    <w:rsid w:val="00192EC6"/>
    <w:rsid w:val="00193B4C"/>
    <w:rsid w:val="00197059"/>
    <w:rsid w:val="001B011A"/>
    <w:rsid w:val="001B2C6D"/>
    <w:rsid w:val="001D1519"/>
    <w:rsid w:val="001D1559"/>
    <w:rsid w:val="001E6D31"/>
    <w:rsid w:val="001F1A1F"/>
    <w:rsid w:val="001F3E18"/>
    <w:rsid w:val="002044D7"/>
    <w:rsid w:val="0020679C"/>
    <w:rsid w:val="00210690"/>
    <w:rsid w:val="002132DE"/>
    <w:rsid w:val="0021675A"/>
    <w:rsid w:val="00217DF1"/>
    <w:rsid w:val="00222946"/>
    <w:rsid w:val="00245AF3"/>
    <w:rsid w:val="00250D64"/>
    <w:rsid w:val="002516B0"/>
    <w:rsid w:val="0025473B"/>
    <w:rsid w:val="00254820"/>
    <w:rsid w:val="00254F16"/>
    <w:rsid w:val="00262EDF"/>
    <w:rsid w:val="00270DEB"/>
    <w:rsid w:val="00274829"/>
    <w:rsid w:val="00274AE3"/>
    <w:rsid w:val="00284CA2"/>
    <w:rsid w:val="00292EA8"/>
    <w:rsid w:val="002A0B76"/>
    <w:rsid w:val="002B10EF"/>
    <w:rsid w:val="002B2F65"/>
    <w:rsid w:val="002B74EA"/>
    <w:rsid w:val="002B7798"/>
    <w:rsid w:val="002C4A1C"/>
    <w:rsid w:val="002D7F2A"/>
    <w:rsid w:val="002E2F4C"/>
    <w:rsid w:val="002E7118"/>
    <w:rsid w:val="002F7955"/>
    <w:rsid w:val="00303638"/>
    <w:rsid w:val="00305C61"/>
    <w:rsid w:val="00306035"/>
    <w:rsid w:val="00306D4F"/>
    <w:rsid w:val="003124B0"/>
    <w:rsid w:val="00317BA4"/>
    <w:rsid w:val="00321970"/>
    <w:rsid w:val="003242DD"/>
    <w:rsid w:val="003267FE"/>
    <w:rsid w:val="00326A5C"/>
    <w:rsid w:val="0033361F"/>
    <w:rsid w:val="0033678F"/>
    <w:rsid w:val="00340781"/>
    <w:rsid w:val="00345FCA"/>
    <w:rsid w:val="00346A3B"/>
    <w:rsid w:val="0035396B"/>
    <w:rsid w:val="00355B60"/>
    <w:rsid w:val="00363EFC"/>
    <w:rsid w:val="00372875"/>
    <w:rsid w:val="00376ED5"/>
    <w:rsid w:val="003A3696"/>
    <w:rsid w:val="003A6E72"/>
    <w:rsid w:val="003B1569"/>
    <w:rsid w:val="003B3F3B"/>
    <w:rsid w:val="003B5315"/>
    <w:rsid w:val="003C6A84"/>
    <w:rsid w:val="003D4D37"/>
    <w:rsid w:val="003E502C"/>
    <w:rsid w:val="003F1883"/>
    <w:rsid w:val="00414753"/>
    <w:rsid w:val="00434E0D"/>
    <w:rsid w:val="00436D97"/>
    <w:rsid w:val="00444E67"/>
    <w:rsid w:val="0046489A"/>
    <w:rsid w:val="00466FBA"/>
    <w:rsid w:val="004A7A9A"/>
    <w:rsid w:val="004B5E49"/>
    <w:rsid w:val="004C2121"/>
    <w:rsid w:val="004F0D7F"/>
    <w:rsid w:val="00517089"/>
    <w:rsid w:val="005177E0"/>
    <w:rsid w:val="0052166B"/>
    <w:rsid w:val="00547896"/>
    <w:rsid w:val="00550150"/>
    <w:rsid w:val="00556D16"/>
    <w:rsid w:val="00571532"/>
    <w:rsid w:val="00575876"/>
    <w:rsid w:val="005763AE"/>
    <w:rsid w:val="00576C59"/>
    <w:rsid w:val="00585E77"/>
    <w:rsid w:val="00587A8C"/>
    <w:rsid w:val="00594B58"/>
    <w:rsid w:val="00596C3F"/>
    <w:rsid w:val="005A2B87"/>
    <w:rsid w:val="005B6B98"/>
    <w:rsid w:val="005C181C"/>
    <w:rsid w:val="005C3F1A"/>
    <w:rsid w:val="005C597F"/>
    <w:rsid w:val="005C6AA2"/>
    <w:rsid w:val="005D608A"/>
    <w:rsid w:val="005D7A09"/>
    <w:rsid w:val="005E0B20"/>
    <w:rsid w:val="005E2C92"/>
    <w:rsid w:val="005F6786"/>
    <w:rsid w:val="00604C68"/>
    <w:rsid w:val="00614BD2"/>
    <w:rsid w:val="006152B6"/>
    <w:rsid w:val="00616800"/>
    <w:rsid w:val="00617660"/>
    <w:rsid w:val="006224FE"/>
    <w:rsid w:val="006377C4"/>
    <w:rsid w:val="00646598"/>
    <w:rsid w:val="006508DC"/>
    <w:rsid w:val="00651CF7"/>
    <w:rsid w:val="00665CD6"/>
    <w:rsid w:val="0067073B"/>
    <w:rsid w:val="00673D76"/>
    <w:rsid w:val="0067616E"/>
    <w:rsid w:val="006A6269"/>
    <w:rsid w:val="006A7F9F"/>
    <w:rsid w:val="006B2AE0"/>
    <w:rsid w:val="006B3B3E"/>
    <w:rsid w:val="006C37C4"/>
    <w:rsid w:val="006C4E76"/>
    <w:rsid w:val="006E7197"/>
    <w:rsid w:val="006F372A"/>
    <w:rsid w:val="00702856"/>
    <w:rsid w:val="00710786"/>
    <w:rsid w:val="0071563F"/>
    <w:rsid w:val="00715BE4"/>
    <w:rsid w:val="00727C22"/>
    <w:rsid w:val="007300D7"/>
    <w:rsid w:val="0073295C"/>
    <w:rsid w:val="00735F1E"/>
    <w:rsid w:val="00752D78"/>
    <w:rsid w:val="00753061"/>
    <w:rsid w:val="00754500"/>
    <w:rsid w:val="00763EE3"/>
    <w:rsid w:val="007655E4"/>
    <w:rsid w:val="00766271"/>
    <w:rsid w:val="007706C9"/>
    <w:rsid w:val="007874D8"/>
    <w:rsid w:val="00787762"/>
    <w:rsid w:val="00791EC2"/>
    <w:rsid w:val="007945C3"/>
    <w:rsid w:val="007A06ED"/>
    <w:rsid w:val="007A135F"/>
    <w:rsid w:val="007C2C3A"/>
    <w:rsid w:val="007C4885"/>
    <w:rsid w:val="007C68E9"/>
    <w:rsid w:val="007D17BF"/>
    <w:rsid w:val="007D599F"/>
    <w:rsid w:val="007E06FE"/>
    <w:rsid w:val="007E52E0"/>
    <w:rsid w:val="007F04D3"/>
    <w:rsid w:val="007F0AC4"/>
    <w:rsid w:val="00803770"/>
    <w:rsid w:val="00806A93"/>
    <w:rsid w:val="0082129A"/>
    <w:rsid w:val="0082168B"/>
    <w:rsid w:val="00824A86"/>
    <w:rsid w:val="00825F09"/>
    <w:rsid w:val="00826BB7"/>
    <w:rsid w:val="00833D2C"/>
    <w:rsid w:val="00834649"/>
    <w:rsid w:val="00842D5C"/>
    <w:rsid w:val="00846286"/>
    <w:rsid w:val="00850F5A"/>
    <w:rsid w:val="0086012D"/>
    <w:rsid w:val="00872999"/>
    <w:rsid w:val="00875243"/>
    <w:rsid w:val="00880C08"/>
    <w:rsid w:val="00884CB0"/>
    <w:rsid w:val="00893D4A"/>
    <w:rsid w:val="0089768A"/>
    <w:rsid w:val="008A737B"/>
    <w:rsid w:val="008B48AE"/>
    <w:rsid w:val="008B78F1"/>
    <w:rsid w:val="008D32AB"/>
    <w:rsid w:val="008E3913"/>
    <w:rsid w:val="008F041A"/>
    <w:rsid w:val="008F10F0"/>
    <w:rsid w:val="008F2988"/>
    <w:rsid w:val="009030D6"/>
    <w:rsid w:val="00906AA4"/>
    <w:rsid w:val="00910AEB"/>
    <w:rsid w:val="00915BCB"/>
    <w:rsid w:val="0091736C"/>
    <w:rsid w:val="00923349"/>
    <w:rsid w:val="00923EEB"/>
    <w:rsid w:val="00924DE6"/>
    <w:rsid w:val="0093032D"/>
    <w:rsid w:val="00931301"/>
    <w:rsid w:val="0093360D"/>
    <w:rsid w:val="00943764"/>
    <w:rsid w:val="00946539"/>
    <w:rsid w:val="009536BB"/>
    <w:rsid w:val="00953C34"/>
    <w:rsid w:val="00955DB1"/>
    <w:rsid w:val="009634D8"/>
    <w:rsid w:val="00974A01"/>
    <w:rsid w:val="009769B2"/>
    <w:rsid w:val="009842B6"/>
    <w:rsid w:val="00990900"/>
    <w:rsid w:val="0099382B"/>
    <w:rsid w:val="00994960"/>
    <w:rsid w:val="009952C5"/>
    <w:rsid w:val="009962A0"/>
    <w:rsid w:val="009978AD"/>
    <w:rsid w:val="00997E8A"/>
    <w:rsid w:val="009A3A1A"/>
    <w:rsid w:val="009B31F9"/>
    <w:rsid w:val="009B65D4"/>
    <w:rsid w:val="009D3922"/>
    <w:rsid w:val="009D5318"/>
    <w:rsid w:val="009D702F"/>
    <w:rsid w:val="009E0748"/>
    <w:rsid w:val="009E14A1"/>
    <w:rsid w:val="009E32F9"/>
    <w:rsid w:val="009F0A65"/>
    <w:rsid w:val="009F396C"/>
    <w:rsid w:val="009F4A48"/>
    <w:rsid w:val="009F6B43"/>
    <w:rsid w:val="009F6DA6"/>
    <w:rsid w:val="00A018FF"/>
    <w:rsid w:val="00A02FFD"/>
    <w:rsid w:val="00A1190C"/>
    <w:rsid w:val="00A11BA2"/>
    <w:rsid w:val="00A16D9D"/>
    <w:rsid w:val="00A20F2E"/>
    <w:rsid w:val="00A24414"/>
    <w:rsid w:val="00A30231"/>
    <w:rsid w:val="00A324DD"/>
    <w:rsid w:val="00A33DC2"/>
    <w:rsid w:val="00A41C92"/>
    <w:rsid w:val="00A52898"/>
    <w:rsid w:val="00A72A20"/>
    <w:rsid w:val="00A80F37"/>
    <w:rsid w:val="00A859CB"/>
    <w:rsid w:val="00A873DF"/>
    <w:rsid w:val="00A91B2C"/>
    <w:rsid w:val="00AA0EB7"/>
    <w:rsid w:val="00AB5090"/>
    <w:rsid w:val="00AD25FE"/>
    <w:rsid w:val="00AE368C"/>
    <w:rsid w:val="00AE4E47"/>
    <w:rsid w:val="00AF4620"/>
    <w:rsid w:val="00AF5C66"/>
    <w:rsid w:val="00B01912"/>
    <w:rsid w:val="00B02C9D"/>
    <w:rsid w:val="00B076A7"/>
    <w:rsid w:val="00B20882"/>
    <w:rsid w:val="00B22A1D"/>
    <w:rsid w:val="00B234A5"/>
    <w:rsid w:val="00B277AC"/>
    <w:rsid w:val="00B3619C"/>
    <w:rsid w:val="00B41602"/>
    <w:rsid w:val="00B41A6F"/>
    <w:rsid w:val="00B43B51"/>
    <w:rsid w:val="00B56530"/>
    <w:rsid w:val="00B56995"/>
    <w:rsid w:val="00B738B8"/>
    <w:rsid w:val="00B765BF"/>
    <w:rsid w:val="00B81201"/>
    <w:rsid w:val="00B84AC9"/>
    <w:rsid w:val="00B93DD9"/>
    <w:rsid w:val="00BA158A"/>
    <w:rsid w:val="00BA1C85"/>
    <w:rsid w:val="00BA2280"/>
    <w:rsid w:val="00BA373A"/>
    <w:rsid w:val="00BB0844"/>
    <w:rsid w:val="00BB25EC"/>
    <w:rsid w:val="00BB2DB0"/>
    <w:rsid w:val="00BB6C2E"/>
    <w:rsid w:val="00BC075A"/>
    <w:rsid w:val="00BC5A93"/>
    <w:rsid w:val="00BC62E2"/>
    <w:rsid w:val="00BE5C23"/>
    <w:rsid w:val="00BF48C6"/>
    <w:rsid w:val="00C05E31"/>
    <w:rsid w:val="00C115AE"/>
    <w:rsid w:val="00C31A59"/>
    <w:rsid w:val="00C62B0A"/>
    <w:rsid w:val="00C63D6D"/>
    <w:rsid w:val="00C65BFC"/>
    <w:rsid w:val="00C74334"/>
    <w:rsid w:val="00C74492"/>
    <w:rsid w:val="00C804F8"/>
    <w:rsid w:val="00CA12BA"/>
    <w:rsid w:val="00CA67B9"/>
    <w:rsid w:val="00CB1B5A"/>
    <w:rsid w:val="00CB5CE9"/>
    <w:rsid w:val="00CB6F58"/>
    <w:rsid w:val="00CE1DAE"/>
    <w:rsid w:val="00CE4026"/>
    <w:rsid w:val="00CF210A"/>
    <w:rsid w:val="00D0527A"/>
    <w:rsid w:val="00D07248"/>
    <w:rsid w:val="00D11450"/>
    <w:rsid w:val="00D15266"/>
    <w:rsid w:val="00D15439"/>
    <w:rsid w:val="00D15746"/>
    <w:rsid w:val="00D1797A"/>
    <w:rsid w:val="00D227F3"/>
    <w:rsid w:val="00D24F51"/>
    <w:rsid w:val="00D2797F"/>
    <w:rsid w:val="00D32700"/>
    <w:rsid w:val="00D33BDD"/>
    <w:rsid w:val="00D344A2"/>
    <w:rsid w:val="00D40475"/>
    <w:rsid w:val="00D4105F"/>
    <w:rsid w:val="00D47EFD"/>
    <w:rsid w:val="00D54501"/>
    <w:rsid w:val="00D74059"/>
    <w:rsid w:val="00D74F49"/>
    <w:rsid w:val="00D7609D"/>
    <w:rsid w:val="00D8153F"/>
    <w:rsid w:val="00D86C8E"/>
    <w:rsid w:val="00D94936"/>
    <w:rsid w:val="00D978DB"/>
    <w:rsid w:val="00DB7D1C"/>
    <w:rsid w:val="00DC0236"/>
    <w:rsid w:val="00DD062A"/>
    <w:rsid w:val="00DD269D"/>
    <w:rsid w:val="00DD6BFD"/>
    <w:rsid w:val="00DD7988"/>
    <w:rsid w:val="00DE03DB"/>
    <w:rsid w:val="00DE1A1F"/>
    <w:rsid w:val="00DE6B0A"/>
    <w:rsid w:val="00E0030F"/>
    <w:rsid w:val="00E02423"/>
    <w:rsid w:val="00E03522"/>
    <w:rsid w:val="00E069E5"/>
    <w:rsid w:val="00E06A9E"/>
    <w:rsid w:val="00E06B0D"/>
    <w:rsid w:val="00E06D31"/>
    <w:rsid w:val="00E13BA0"/>
    <w:rsid w:val="00E15718"/>
    <w:rsid w:val="00E17083"/>
    <w:rsid w:val="00E17D40"/>
    <w:rsid w:val="00E22ED4"/>
    <w:rsid w:val="00E232B7"/>
    <w:rsid w:val="00E23CCE"/>
    <w:rsid w:val="00E2691F"/>
    <w:rsid w:val="00E270BE"/>
    <w:rsid w:val="00E438A9"/>
    <w:rsid w:val="00E43E09"/>
    <w:rsid w:val="00E44D31"/>
    <w:rsid w:val="00E54632"/>
    <w:rsid w:val="00E64460"/>
    <w:rsid w:val="00E650F8"/>
    <w:rsid w:val="00E65A00"/>
    <w:rsid w:val="00E67903"/>
    <w:rsid w:val="00E72DB8"/>
    <w:rsid w:val="00E74217"/>
    <w:rsid w:val="00E7454D"/>
    <w:rsid w:val="00E804BC"/>
    <w:rsid w:val="00E83865"/>
    <w:rsid w:val="00EA2244"/>
    <w:rsid w:val="00EA75DF"/>
    <w:rsid w:val="00EB3D6E"/>
    <w:rsid w:val="00EB41A1"/>
    <w:rsid w:val="00EC1035"/>
    <w:rsid w:val="00ED1AC3"/>
    <w:rsid w:val="00ED1B5A"/>
    <w:rsid w:val="00ED3149"/>
    <w:rsid w:val="00EE03DC"/>
    <w:rsid w:val="00EE79A6"/>
    <w:rsid w:val="00EF082C"/>
    <w:rsid w:val="00EF2631"/>
    <w:rsid w:val="00EF4C6A"/>
    <w:rsid w:val="00F03301"/>
    <w:rsid w:val="00F03D80"/>
    <w:rsid w:val="00F05852"/>
    <w:rsid w:val="00F105F0"/>
    <w:rsid w:val="00F131E4"/>
    <w:rsid w:val="00F14B73"/>
    <w:rsid w:val="00F312D5"/>
    <w:rsid w:val="00F412AB"/>
    <w:rsid w:val="00F47E85"/>
    <w:rsid w:val="00F62367"/>
    <w:rsid w:val="00F724D5"/>
    <w:rsid w:val="00F75310"/>
    <w:rsid w:val="00F75D4C"/>
    <w:rsid w:val="00F82BAA"/>
    <w:rsid w:val="00F85B23"/>
    <w:rsid w:val="00F95B93"/>
    <w:rsid w:val="00F96BD5"/>
    <w:rsid w:val="00FA19F0"/>
    <w:rsid w:val="00FB12B8"/>
    <w:rsid w:val="00FB2B2E"/>
    <w:rsid w:val="00FB3E6F"/>
    <w:rsid w:val="00FC0D49"/>
    <w:rsid w:val="00FC0E28"/>
    <w:rsid w:val="00FC0E58"/>
    <w:rsid w:val="00FC2083"/>
    <w:rsid w:val="00FC55F7"/>
    <w:rsid w:val="00FD4EB3"/>
    <w:rsid w:val="00FF0174"/>
    <w:rsid w:val="00FF72B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6A416D"/>
  <w15:chartTrackingRefBased/>
  <w15:docId w15:val="{C5297CCC-D9B0-4FBF-9166-963566CFF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10F0"/>
    <w:pPr>
      <w:spacing w:before="120" w:after="120"/>
      <w:ind w:left="1440"/>
    </w:pPr>
    <w:rPr>
      <w:rFonts w:ascii="Century Gothic" w:hAnsi="Century Gothic"/>
      <w:sz w:val="18"/>
    </w:rPr>
  </w:style>
  <w:style w:type="paragraph" w:styleId="Heading1">
    <w:name w:val="heading 1"/>
    <w:basedOn w:val="Normal"/>
    <w:next w:val="Normal"/>
    <w:link w:val="Heading1Char"/>
    <w:uiPriority w:val="9"/>
    <w:qFormat/>
    <w:rsid w:val="00EF4C6A"/>
    <w:pPr>
      <w:keepNext/>
      <w:keepLines/>
      <w:spacing w:before="240" w:after="0"/>
      <w:ind w:left="0"/>
      <w:outlineLvl w:val="0"/>
    </w:pPr>
    <w:rPr>
      <w:rFonts w:asciiTheme="minorHAnsi" w:eastAsiaTheme="majorEastAsia" w:hAnsiTheme="minorHAnsi" w:cstheme="minorHAnsi"/>
      <w:color w:val="2F5496" w:themeColor="accent1" w:themeShade="BF"/>
      <w:sz w:val="28"/>
      <w:szCs w:val="28"/>
      <w:lang w:bidi="ar-SA"/>
    </w:rPr>
  </w:style>
  <w:style w:type="paragraph" w:styleId="Heading2">
    <w:name w:val="heading 2"/>
    <w:basedOn w:val="Normal"/>
    <w:next w:val="Normal"/>
    <w:link w:val="Heading2Char"/>
    <w:uiPriority w:val="9"/>
    <w:unhideWhenUsed/>
    <w:qFormat/>
    <w:rsid w:val="00D15746"/>
    <w:pPr>
      <w:keepNext/>
      <w:keepLines/>
      <w:spacing w:before="40" w:after="0"/>
      <w:ind w:left="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qFormat/>
    <w:rsid w:val="00DD269D"/>
    <w:pPr>
      <w:keepNext/>
      <w:keepLines/>
      <w:spacing w:before="240" w:line="240" w:lineRule="auto"/>
      <w:ind w:left="0"/>
      <w:outlineLvl w:val="2"/>
    </w:pPr>
    <w:rPr>
      <w:rFonts w:ascii="DINOT" w:hAnsi="DINOT" w:cs="Times New Roman"/>
      <w:b/>
      <w:bCs/>
      <w:sz w:val="22"/>
      <w:lang w:bidi="ar-SA"/>
    </w:rPr>
  </w:style>
  <w:style w:type="paragraph" w:styleId="Heading4">
    <w:name w:val="heading 4"/>
    <w:basedOn w:val="Normal"/>
    <w:next w:val="Normal"/>
    <w:link w:val="Heading4Char"/>
    <w:uiPriority w:val="9"/>
    <w:semiHidden/>
    <w:unhideWhenUsed/>
    <w:qFormat/>
    <w:rsid w:val="002A0B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DD269D"/>
    <w:rPr>
      <w:rFonts w:ascii="DINOT" w:hAnsi="DINOT" w:cs="Times New Roman"/>
      <w:b/>
      <w:bCs/>
      <w:lang w:bidi="ar-SA"/>
    </w:rPr>
  </w:style>
  <w:style w:type="paragraph" w:styleId="Header">
    <w:name w:val="header"/>
    <w:aliases w:val="YvetteH"/>
    <w:basedOn w:val="Normal"/>
    <w:link w:val="HeaderChar"/>
    <w:uiPriority w:val="99"/>
    <w:unhideWhenUsed/>
    <w:rsid w:val="007706C9"/>
    <w:pPr>
      <w:tabs>
        <w:tab w:val="center" w:pos="4680"/>
        <w:tab w:val="right" w:pos="9360"/>
      </w:tabs>
      <w:spacing w:after="0" w:line="240" w:lineRule="auto"/>
    </w:pPr>
  </w:style>
  <w:style w:type="character" w:customStyle="1" w:styleId="HeaderChar">
    <w:name w:val="Header Char"/>
    <w:aliases w:val="YvetteH Char"/>
    <w:basedOn w:val="DefaultParagraphFont"/>
    <w:link w:val="Header"/>
    <w:uiPriority w:val="99"/>
    <w:rsid w:val="007706C9"/>
  </w:style>
  <w:style w:type="paragraph" w:styleId="Footer">
    <w:name w:val="footer"/>
    <w:basedOn w:val="Normal"/>
    <w:link w:val="FooterChar"/>
    <w:uiPriority w:val="99"/>
    <w:unhideWhenUsed/>
    <w:rsid w:val="007706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6C9"/>
  </w:style>
  <w:style w:type="paragraph" w:customStyle="1" w:styleId="Style1">
    <w:name w:val="Style1"/>
    <w:next w:val="Normal"/>
    <w:rsid w:val="007706C9"/>
    <w:pPr>
      <w:numPr>
        <w:ilvl w:val="1"/>
        <w:numId w:val="3"/>
      </w:numPr>
      <w:spacing w:before="240" w:after="240"/>
    </w:pPr>
    <w:rPr>
      <w:rFonts w:ascii="Century Gothic" w:eastAsia="Times New Roman" w:hAnsi="Century Gothic" w:cs="Times New Roman"/>
      <w:color w:val="2F5496" w:themeColor="accent1" w:themeShade="BF"/>
      <w:sz w:val="40"/>
      <w:szCs w:val="24"/>
      <w:lang w:bidi="ar-SA"/>
    </w:rPr>
  </w:style>
  <w:style w:type="paragraph" w:customStyle="1" w:styleId="Style2">
    <w:name w:val="Style2"/>
    <w:basedOn w:val="Normal"/>
    <w:next w:val="Normal"/>
    <w:link w:val="Style2Char"/>
    <w:qFormat/>
    <w:rsid w:val="003D4D37"/>
    <w:pPr>
      <w:numPr>
        <w:ilvl w:val="2"/>
        <w:numId w:val="3"/>
      </w:numPr>
      <w:spacing w:before="240" w:after="280"/>
      <w:ind w:left="1224"/>
    </w:pPr>
    <w:rPr>
      <w:rFonts w:eastAsia="Times New Roman" w:cs="Times New Roman"/>
      <w:color w:val="2F5496" w:themeColor="accent1" w:themeShade="BF"/>
      <w:sz w:val="28"/>
      <w:szCs w:val="24"/>
      <w:lang w:bidi="ar-SA"/>
    </w:rPr>
  </w:style>
  <w:style w:type="character" w:customStyle="1" w:styleId="Style2Char">
    <w:name w:val="Style2 Char"/>
    <w:basedOn w:val="DefaultParagraphFont"/>
    <w:link w:val="Style2"/>
    <w:rsid w:val="003D4D37"/>
    <w:rPr>
      <w:rFonts w:ascii="Century Gothic" w:eastAsia="Times New Roman" w:hAnsi="Century Gothic" w:cs="Times New Roman"/>
      <w:color w:val="2F5496" w:themeColor="accent1" w:themeShade="BF"/>
      <w:sz w:val="28"/>
      <w:szCs w:val="24"/>
      <w:lang w:bidi="ar-SA"/>
    </w:rPr>
  </w:style>
  <w:style w:type="paragraph" w:styleId="TOC2">
    <w:name w:val="toc 2"/>
    <w:basedOn w:val="Normal"/>
    <w:next w:val="Normal"/>
    <w:autoRedefine/>
    <w:uiPriority w:val="39"/>
    <w:rsid w:val="00164DDC"/>
    <w:pPr>
      <w:keepNext/>
      <w:keepLines/>
      <w:tabs>
        <w:tab w:val="left" w:pos="0"/>
        <w:tab w:val="left" w:pos="1789"/>
        <w:tab w:val="right" w:leader="dot" w:pos="9000"/>
      </w:tabs>
      <w:spacing w:before="40" w:after="40" w:line="240" w:lineRule="auto"/>
      <w:ind w:left="567"/>
    </w:pPr>
    <w:rPr>
      <w:rFonts w:asciiTheme="minorHAnsi" w:eastAsia="Times New Roman" w:hAnsiTheme="minorHAnsi" w:cs="Times New Roman"/>
      <w:noProof/>
      <w:color w:val="121E32"/>
      <w:sz w:val="24"/>
      <w:szCs w:val="18"/>
      <w:lang w:bidi="ar-SA"/>
    </w:rPr>
  </w:style>
  <w:style w:type="character" w:styleId="Hyperlink">
    <w:name w:val="Hyperlink"/>
    <w:uiPriority w:val="99"/>
    <w:rsid w:val="007706C9"/>
    <w:rPr>
      <w:color w:val="0000FF"/>
      <w:u w:val="single"/>
    </w:rPr>
  </w:style>
  <w:style w:type="paragraph" w:customStyle="1" w:styleId="Heading2NoNumber">
    <w:name w:val="Heading 2 No Number"/>
    <w:basedOn w:val="Heading2"/>
    <w:qFormat/>
    <w:rsid w:val="00A72A20"/>
    <w:pPr>
      <w:tabs>
        <w:tab w:val="left" w:pos="1080"/>
      </w:tabs>
      <w:spacing w:before="280" w:after="160" w:line="240" w:lineRule="auto"/>
    </w:pPr>
    <w:rPr>
      <w:rFonts w:ascii="DINOT-Bold" w:eastAsia="Times New Roman" w:hAnsi="DINOT-Bold" w:cs="Courier"/>
      <w:b w:val="0"/>
      <w:bCs w:val="0"/>
      <w:noProof/>
      <w:color w:val="ED0677"/>
      <w:lang w:bidi="ar-SA"/>
    </w:rPr>
  </w:style>
  <w:style w:type="paragraph" w:customStyle="1" w:styleId="a2">
    <w:name w:val="טבלה בהתחלה"/>
    <w:next w:val="Normal"/>
    <w:link w:val="Char"/>
    <w:qFormat/>
    <w:rsid w:val="007706C9"/>
    <w:pPr>
      <w:framePr w:hSpace="180" w:wrap="around" w:vAnchor="page" w:hAnchor="margin" w:y="7351"/>
    </w:pPr>
    <w:rPr>
      <w:rFonts w:ascii="Century Gothic" w:eastAsia="Times New Roman" w:hAnsi="Century Gothic" w:cs="Arial"/>
      <w:snapToGrid w:val="0"/>
      <w:sz w:val="24"/>
    </w:rPr>
  </w:style>
  <w:style w:type="character" w:customStyle="1" w:styleId="Char">
    <w:name w:val="טבלה בהתחלה Char"/>
    <w:basedOn w:val="DefaultParagraphFont"/>
    <w:link w:val="a2"/>
    <w:rsid w:val="007706C9"/>
    <w:rPr>
      <w:rFonts w:ascii="Century Gothic" w:eastAsia="Times New Roman" w:hAnsi="Century Gothic" w:cs="Arial"/>
      <w:snapToGrid w:val="0"/>
      <w:sz w:val="24"/>
    </w:rPr>
  </w:style>
  <w:style w:type="character" w:customStyle="1" w:styleId="Heading2Char">
    <w:name w:val="Heading 2 Char"/>
    <w:basedOn w:val="DefaultParagraphFont"/>
    <w:link w:val="Heading2"/>
    <w:uiPriority w:val="9"/>
    <w:rsid w:val="00D15746"/>
    <w:rPr>
      <w:rFonts w:asciiTheme="majorHAnsi" w:eastAsiaTheme="majorEastAsia" w:hAnsiTheme="majorHAnsi" w:cstheme="majorBidi"/>
      <w:b/>
      <w:bCs/>
      <w:sz w:val="26"/>
      <w:szCs w:val="26"/>
    </w:rPr>
  </w:style>
  <w:style w:type="paragraph" w:styleId="ListParagraph">
    <w:name w:val="List Paragraph"/>
    <w:basedOn w:val="Normal"/>
    <w:link w:val="ListParagraphChar"/>
    <w:uiPriority w:val="34"/>
    <w:qFormat/>
    <w:rsid w:val="007706C9"/>
    <w:pPr>
      <w:ind w:left="720"/>
      <w:contextualSpacing/>
    </w:pPr>
  </w:style>
  <w:style w:type="paragraph" w:customStyle="1" w:styleId="fdd">
    <w:name w:val="fdd"/>
    <w:next w:val="Normal"/>
    <w:link w:val="fddChar"/>
    <w:rsid w:val="00D54501"/>
    <w:pPr>
      <w:framePr w:wrap="around" w:vAnchor="text" w:hAnchor="text" w:y="1"/>
      <w:numPr>
        <w:ilvl w:val="1"/>
        <w:numId w:val="4"/>
      </w:numPr>
      <w:spacing w:before="120" w:after="120"/>
      <w:ind w:left="432"/>
    </w:pPr>
    <w:rPr>
      <w:color w:val="2F5496" w:themeColor="accent1" w:themeShade="BF"/>
      <w:sz w:val="32"/>
      <w:lang w:bidi="ar-SA"/>
    </w:rPr>
  </w:style>
  <w:style w:type="paragraph" w:styleId="TOC1">
    <w:name w:val="toc 1"/>
    <w:basedOn w:val="Normal"/>
    <w:next w:val="Normal"/>
    <w:autoRedefine/>
    <w:uiPriority w:val="39"/>
    <w:unhideWhenUsed/>
    <w:rsid w:val="00E72DB8"/>
    <w:pPr>
      <w:tabs>
        <w:tab w:val="right" w:leader="dot" w:pos="9350"/>
      </w:tabs>
      <w:spacing w:after="100"/>
      <w:ind w:left="0"/>
    </w:pPr>
    <w:rPr>
      <w:rFonts w:asciiTheme="minorHAnsi" w:hAnsiTheme="minorHAnsi"/>
      <w:sz w:val="24"/>
    </w:rPr>
  </w:style>
  <w:style w:type="character" w:customStyle="1" w:styleId="ListParagraphChar">
    <w:name w:val="List Paragraph Char"/>
    <w:basedOn w:val="DefaultParagraphFont"/>
    <w:link w:val="ListParagraph"/>
    <w:uiPriority w:val="34"/>
    <w:rsid w:val="007706C9"/>
  </w:style>
  <w:style w:type="character" w:customStyle="1" w:styleId="fddChar">
    <w:name w:val="fdd Char"/>
    <w:basedOn w:val="ListParagraphChar"/>
    <w:link w:val="fdd"/>
    <w:rsid w:val="00D54501"/>
    <w:rPr>
      <w:color w:val="2F5496" w:themeColor="accent1" w:themeShade="BF"/>
      <w:sz w:val="32"/>
      <w:lang w:bidi="ar-SA"/>
    </w:rPr>
  </w:style>
  <w:style w:type="paragraph" w:customStyle="1" w:styleId="Style3">
    <w:name w:val="Style3"/>
    <w:basedOn w:val="Normal"/>
    <w:next w:val="Normal"/>
    <w:link w:val="Style3Char"/>
    <w:qFormat/>
    <w:rsid w:val="003D4D37"/>
    <w:pPr>
      <w:numPr>
        <w:ilvl w:val="1"/>
        <w:numId w:val="5"/>
      </w:numPr>
    </w:pPr>
    <w:rPr>
      <w:color w:val="2F5496" w:themeColor="accent1" w:themeShade="BF"/>
      <w:sz w:val="32"/>
      <w:lang w:val="en-GB"/>
    </w:rPr>
  </w:style>
  <w:style w:type="paragraph" w:customStyle="1" w:styleId="Style4">
    <w:name w:val="Style4"/>
    <w:basedOn w:val="Normal"/>
    <w:next w:val="Normal"/>
    <w:link w:val="Style4Char"/>
    <w:qFormat/>
    <w:rsid w:val="003D4D37"/>
    <w:pPr>
      <w:numPr>
        <w:numId w:val="5"/>
      </w:numPr>
      <w:ind w:left="1800"/>
    </w:pPr>
    <w:rPr>
      <w:color w:val="2F5496" w:themeColor="accent1" w:themeShade="BF"/>
      <w:sz w:val="32"/>
      <w:lang w:val="en-GB"/>
    </w:rPr>
  </w:style>
  <w:style w:type="character" w:customStyle="1" w:styleId="Style3Char">
    <w:name w:val="Style3 Char"/>
    <w:basedOn w:val="DefaultParagraphFont"/>
    <w:link w:val="Style3"/>
    <w:rsid w:val="003D4D37"/>
    <w:rPr>
      <w:rFonts w:ascii="Century Gothic" w:hAnsi="Century Gothic"/>
      <w:color w:val="2F5496" w:themeColor="accent1" w:themeShade="BF"/>
      <w:sz w:val="32"/>
      <w:lang w:val="en-GB"/>
    </w:rPr>
  </w:style>
  <w:style w:type="paragraph" w:customStyle="1" w:styleId="To">
    <w:name w:val="To"/>
    <w:basedOn w:val="Normal"/>
    <w:next w:val="Normal"/>
    <w:rsid w:val="008F10F0"/>
    <w:pPr>
      <w:keepNext/>
      <w:keepLines/>
      <w:numPr>
        <w:numId w:val="7"/>
      </w:numPr>
      <w:spacing w:before="160" w:line="240" w:lineRule="auto"/>
      <w:ind w:right="1080"/>
    </w:pPr>
    <w:rPr>
      <w:rFonts w:eastAsia="Times New Roman" w:cs="Times New Roman"/>
      <w:b/>
      <w:color w:val="121E32"/>
      <w:spacing w:val="5"/>
      <w:szCs w:val="18"/>
      <w:lang w:bidi="ar-SA"/>
    </w:rPr>
  </w:style>
  <w:style w:type="character" w:customStyle="1" w:styleId="Style4Char">
    <w:name w:val="Style4 Char"/>
    <w:basedOn w:val="ListParagraphChar"/>
    <w:link w:val="Style4"/>
    <w:rsid w:val="003D4D37"/>
    <w:rPr>
      <w:rFonts w:ascii="Century Gothic" w:hAnsi="Century Gothic"/>
      <w:color w:val="2F5496" w:themeColor="accent1" w:themeShade="BF"/>
      <w:sz w:val="32"/>
      <w:lang w:val="en-GB"/>
    </w:rPr>
  </w:style>
  <w:style w:type="paragraph" w:customStyle="1" w:styleId="NoteHead">
    <w:name w:val="NoteHead"/>
    <w:basedOn w:val="Normal"/>
    <w:rsid w:val="008F10F0"/>
    <w:pPr>
      <w:keepLines/>
      <w:spacing w:before="0" w:after="0" w:line="240" w:lineRule="auto"/>
      <w:ind w:left="0"/>
      <w:jc w:val="center"/>
    </w:pPr>
    <w:rPr>
      <w:rFonts w:eastAsia="Times New Roman" w:cs="Times New Roman"/>
      <w:b/>
      <w:color w:val="FFFFFF"/>
      <w:sz w:val="22"/>
      <w:lang w:bidi="ar-SA"/>
    </w:rPr>
  </w:style>
  <w:style w:type="paragraph" w:customStyle="1" w:styleId="Notetext">
    <w:name w:val="Notetext"/>
    <w:basedOn w:val="Normal"/>
    <w:autoRedefine/>
    <w:rsid w:val="008F10F0"/>
    <w:pPr>
      <w:keepNext/>
      <w:keepLines/>
      <w:spacing w:before="40" w:after="0" w:line="240" w:lineRule="auto"/>
      <w:ind w:left="0"/>
    </w:pPr>
    <w:rPr>
      <w:rFonts w:eastAsia="Batang" w:cs="Times New Roman"/>
      <w:bCs/>
      <w:color w:val="FFFFFF" w:themeColor="background1"/>
      <w:szCs w:val="20"/>
      <w:lang w:eastAsia="ko-KR" w:bidi="ar-SA"/>
    </w:rPr>
  </w:style>
  <w:style w:type="paragraph" w:customStyle="1" w:styleId="NumbersManual">
    <w:name w:val="Numbers Manual"/>
    <w:basedOn w:val="Normal"/>
    <w:rsid w:val="008F10F0"/>
    <w:pPr>
      <w:keepLines/>
      <w:spacing w:before="0" w:line="240" w:lineRule="auto"/>
      <w:ind w:hanging="360"/>
    </w:pPr>
    <w:rPr>
      <w:rFonts w:eastAsia="Times New Roman" w:cs="Times New Roman"/>
      <w:color w:val="121E32"/>
      <w:szCs w:val="18"/>
      <w:lang w:bidi="ar-SA"/>
    </w:rPr>
  </w:style>
  <w:style w:type="paragraph" w:customStyle="1" w:styleId="a0">
    <w:name w:val="ראשון"/>
    <w:basedOn w:val="Heading3"/>
    <w:next w:val="Normal"/>
    <w:link w:val="Char0"/>
    <w:qFormat/>
    <w:rsid w:val="008F10F0"/>
    <w:pPr>
      <w:numPr>
        <w:numId w:val="1"/>
      </w:numPr>
      <w:spacing w:after="160"/>
    </w:pPr>
    <w:rPr>
      <w:color w:val="1F3864" w:themeColor="accent1" w:themeShade="80"/>
    </w:rPr>
  </w:style>
  <w:style w:type="paragraph" w:customStyle="1" w:styleId="a1">
    <w:name w:val="משנה"/>
    <w:basedOn w:val="Heading3"/>
    <w:next w:val="Normal"/>
    <w:link w:val="Char1"/>
    <w:qFormat/>
    <w:rsid w:val="008F10F0"/>
    <w:pPr>
      <w:numPr>
        <w:ilvl w:val="1"/>
        <w:numId w:val="1"/>
      </w:numPr>
      <w:spacing w:after="160"/>
    </w:pPr>
    <w:rPr>
      <w:color w:val="2F5496" w:themeColor="accent1" w:themeShade="BF"/>
    </w:rPr>
  </w:style>
  <w:style w:type="character" w:customStyle="1" w:styleId="Char0">
    <w:name w:val="ראשון Char"/>
    <w:basedOn w:val="Heading3Char"/>
    <w:link w:val="a0"/>
    <w:rsid w:val="008F10F0"/>
    <w:rPr>
      <w:rFonts w:ascii="Century Gothic" w:eastAsia="Arial" w:hAnsi="Century Gothic" w:cs="Times New Roman"/>
      <w:b/>
      <w:bCs/>
      <w:color w:val="1F3864" w:themeColor="accent1" w:themeShade="80"/>
      <w:sz w:val="32"/>
      <w:szCs w:val="28"/>
      <w:lang w:bidi="ar-SA"/>
    </w:rPr>
  </w:style>
  <w:style w:type="paragraph" w:customStyle="1" w:styleId="a3">
    <w:name w:val="שלישי"/>
    <w:basedOn w:val="Heading3"/>
    <w:next w:val="Normal"/>
    <w:link w:val="Char2"/>
    <w:qFormat/>
    <w:rsid w:val="004A7A9A"/>
    <w:pPr>
      <w:spacing w:after="160"/>
      <w:ind w:left="720" w:hanging="720"/>
    </w:pPr>
    <w:rPr>
      <w:color w:val="8EAADB" w:themeColor="accent1" w:themeTint="99"/>
    </w:rPr>
  </w:style>
  <w:style w:type="character" w:customStyle="1" w:styleId="Char1">
    <w:name w:val="משנה Char"/>
    <w:basedOn w:val="Heading3Char"/>
    <w:link w:val="a1"/>
    <w:rsid w:val="008F10F0"/>
    <w:rPr>
      <w:rFonts w:ascii="Century Gothic" w:eastAsia="Arial" w:hAnsi="Century Gothic" w:cs="Times New Roman"/>
      <w:b/>
      <w:bCs/>
      <w:color w:val="2F5496" w:themeColor="accent1" w:themeShade="BF"/>
      <w:sz w:val="32"/>
      <w:szCs w:val="28"/>
      <w:lang w:bidi="ar-SA"/>
    </w:rPr>
  </w:style>
  <w:style w:type="paragraph" w:styleId="TOC3">
    <w:name w:val="toc 3"/>
    <w:basedOn w:val="Normal"/>
    <w:next w:val="Normal"/>
    <w:autoRedefine/>
    <w:uiPriority w:val="39"/>
    <w:unhideWhenUsed/>
    <w:rsid w:val="004A7A9A"/>
    <w:pPr>
      <w:spacing w:after="100"/>
      <w:ind w:left="360"/>
    </w:pPr>
  </w:style>
  <w:style w:type="character" w:customStyle="1" w:styleId="Char2">
    <w:name w:val="שלישי Char"/>
    <w:basedOn w:val="Heading3Char"/>
    <w:link w:val="a3"/>
    <w:rsid w:val="004A7A9A"/>
    <w:rPr>
      <w:rFonts w:ascii="DINOT" w:hAnsi="DINOT" w:cs="Times New Roman"/>
      <w:b/>
      <w:bCs/>
      <w:color w:val="8EAADB" w:themeColor="accent1" w:themeTint="99"/>
      <w:lang w:bidi="ar-SA"/>
    </w:rPr>
  </w:style>
  <w:style w:type="character" w:customStyle="1" w:styleId="Heading4Char">
    <w:name w:val="Heading 4 Char"/>
    <w:basedOn w:val="DefaultParagraphFont"/>
    <w:link w:val="Heading4"/>
    <w:uiPriority w:val="9"/>
    <w:semiHidden/>
    <w:rsid w:val="002A0B76"/>
    <w:rPr>
      <w:rFonts w:asciiTheme="majorHAnsi" w:eastAsiaTheme="majorEastAsia" w:hAnsiTheme="majorHAnsi" w:cstheme="majorBidi"/>
      <w:i/>
      <w:iCs/>
      <w:color w:val="2F5496" w:themeColor="accent1" w:themeShade="BF"/>
      <w:sz w:val="18"/>
    </w:rPr>
  </w:style>
  <w:style w:type="paragraph" w:customStyle="1" w:styleId="Callouts">
    <w:name w:val="Callouts"/>
    <w:basedOn w:val="Normal"/>
    <w:rsid w:val="002A0B76"/>
    <w:pPr>
      <w:keepLines/>
      <w:spacing w:before="0" w:after="0" w:line="240" w:lineRule="auto"/>
      <w:ind w:left="0"/>
    </w:pPr>
    <w:rPr>
      <w:rFonts w:eastAsia="Times New Roman" w:cs="Arial"/>
      <w:color w:val="121E32"/>
      <w:sz w:val="14"/>
      <w:szCs w:val="14"/>
      <w:lang w:bidi="ar-SA"/>
    </w:rPr>
  </w:style>
  <w:style w:type="paragraph" w:styleId="NoSpacing">
    <w:name w:val="No Spacing"/>
    <w:link w:val="NoSpacingChar"/>
    <w:uiPriority w:val="1"/>
    <w:qFormat/>
    <w:rsid w:val="002A0B76"/>
    <w:pPr>
      <w:spacing w:after="0" w:line="240" w:lineRule="auto"/>
      <w:ind w:left="1440"/>
    </w:pPr>
    <w:rPr>
      <w:rFonts w:ascii="Century Gothic" w:hAnsi="Century Gothic"/>
      <w:sz w:val="18"/>
    </w:rPr>
  </w:style>
  <w:style w:type="paragraph" w:customStyle="1" w:styleId="a">
    <w:name w:val="שלבים"/>
    <w:basedOn w:val="Normal"/>
    <w:next w:val="Normal"/>
    <w:link w:val="Char3"/>
    <w:qFormat/>
    <w:rsid w:val="002A0B76"/>
    <w:pPr>
      <w:numPr>
        <w:numId w:val="9"/>
      </w:numPr>
    </w:pPr>
  </w:style>
  <w:style w:type="paragraph" w:styleId="Caption">
    <w:name w:val="caption"/>
    <w:basedOn w:val="Normal"/>
    <w:next w:val="Normal"/>
    <w:uiPriority w:val="35"/>
    <w:unhideWhenUsed/>
    <w:qFormat/>
    <w:rsid w:val="00ED1B5A"/>
    <w:pPr>
      <w:spacing w:before="0" w:after="200" w:line="240" w:lineRule="auto"/>
    </w:pPr>
    <w:rPr>
      <w:b/>
      <w:iCs/>
      <w:color w:val="44546A" w:themeColor="text2"/>
      <w:szCs w:val="18"/>
    </w:rPr>
  </w:style>
  <w:style w:type="character" w:customStyle="1" w:styleId="NoSpacingChar">
    <w:name w:val="No Spacing Char"/>
    <w:basedOn w:val="DefaultParagraphFont"/>
    <w:link w:val="NoSpacing"/>
    <w:uiPriority w:val="1"/>
    <w:rsid w:val="002A0B76"/>
    <w:rPr>
      <w:rFonts w:ascii="Century Gothic" w:hAnsi="Century Gothic"/>
      <w:sz w:val="18"/>
    </w:rPr>
  </w:style>
  <w:style w:type="character" w:customStyle="1" w:styleId="Char3">
    <w:name w:val="שלבים Char"/>
    <w:basedOn w:val="NoSpacingChar"/>
    <w:link w:val="a"/>
    <w:rsid w:val="002A0B76"/>
    <w:rPr>
      <w:rFonts w:ascii="Century Gothic" w:hAnsi="Century Gothic"/>
      <w:sz w:val="18"/>
    </w:rPr>
  </w:style>
  <w:style w:type="paragraph" w:styleId="NormalWeb">
    <w:name w:val="Normal (Web)"/>
    <w:basedOn w:val="Normal"/>
    <w:uiPriority w:val="99"/>
    <w:semiHidden/>
    <w:unhideWhenUsed/>
    <w:rsid w:val="00B076A7"/>
    <w:pPr>
      <w:spacing w:before="100" w:beforeAutospacing="1" w:after="100" w:afterAutospacing="1" w:line="240" w:lineRule="auto"/>
      <w:ind w:left="0"/>
    </w:pPr>
    <w:rPr>
      <w:rFonts w:ascii="Times New Roman" w:eastAsiaTheme="minorEastAsia" w:hAnsi="Times New Roman" w:cs="Times New Roman"/>
      <w:sz w:val="24"/>
      <w:szCs w:val="24"/>
    </w:rPr>
  </w:style>
  <w:style w:type="paragraph" w:customStyle="1" w:styleId="ckecklist">
    <w:name w:val="ckecklist"/>
    <w:basedOn w:val="ListParagraph"/>
    <w:link w:val="ckecklistChar"/>
    <w:qFormat/>
    <w:rsid w:val="00CE1DAE"/>
    <w:pPr>
      <w:numPr>
        <w:numId w:val="16"/>
      </w:numPr>
      <w:spacing w:before="0" w:after="160"/>
    </w:pPr>
  </w:style>
  <w:style w:type="character" w:customStyle="1" w:styleId="ckecklistChar">
    <w:name w:val="ckecklist Char"/>
    <w:basedOn w:val="ListParagraphChar"/>
    <w:link w:val="ckecklist"/>
    <w:rsid w:val="00CE1DAE"/>
    <w:rPr>
      <w:rFonts w:ascii="Century Gothic" w:hAnsi="Century Gothic"/>
      <w:sz w:val="18"/>
    </w:rPr>
  </w:style>
  <w:style w:type="table" w:styleId="TableGrid">
    <w:name w:val="Table Grid"/>
    <w:basedOn w:val="TableNormal"/>
    <w:uiPriority w:val="39"/>
    <w:rsid w:val="009D5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F4C6A"/>
    <w:rPr>
      <w:rFonts w:eastAsiaTheme="majorEastAsia" w:cstheme="minorHAnsi"/>
      <w:color w:val="2F5496" w:themeColor="accent1" w:themeShade="BF"/>
      <w:sz w:val="28"/>
      <w:szCs w:val="28"/>
      <w:lang w:bidi="ar-SA"/>
    </w:rPr>
  </w:style>
  <w:style w:type="character" w:styleId="CommentReference">
    <w:name w:val="annotation reference"/>
    <w:basedOn w:val="DefaultParagraphFont"/>
    <w:uiPriority w:val="99"/>
    <w:semiHidden/>
    <w:unhideWhenUsed/>
    <w:rsid w:val="00F95B93"/>
    <w:rPr>
      <w:sz w:val="16"/>
      <w:szCs w:val="16"/>
    </w:rPr>
  </w:style>
  <w:style w:type="paragraph" w:styleId="CommentText">
    <w:name w:val="annotation text"/>
    <w:basedOn w:val="Normal"/>
    <w:link w:val="CommentTextChar"/>
    <w:uiPriority w:val="99"/>
    <w:semiHidden/>
    <w:unhideWhenUsed/>
    <w:rsid w:val="00F95B93"/>
    <w:pPr>
      <w:spacing w:line="240" w:lineRule="auto"/>
    </w:pPr>
    <w:rPr>
      <w:sz w:val="20"/>
      <w:szCs w:val="20"/>
    </w:rPr>
  </w:style>
  <w:style w:type="character" w:customStyle="1" w:styleId="CommentTextChar">
    <w:name w:val="Comment Text Char"/>
    <w:basedOn w:val="DefaultParagraphFont"/>
    <w:link w:val="CommentText"/>
    <w:uiPriority w:val="99"/>
    <w:semiHidden/>
    <w:rsid w:val="00F95B93"/>
    <w:rPr>
      <w:rFonts w:ascii="Century Gothic" w:hAnsi="Century Gothic"/>
      <w:sz w:val="20"/>
      <w:szCs w:val="20"/>
    </w:rPr>
  </w:style>
  <w:style w:type="paragraph" w:styleId="CommentSubject">
    <w:name w:val="annotation subject"/>
    <w:basedOn w:val="CommentText"/>
    <w:next w:val="CommentText"/>
    <w:link w:val="CommentSubjectChar"/>
    <w:uiPriority w:val="99"/>
    <w:semiHidden/>
    <w:unhideWhenUsed/>
    <w:rsid w:val="00F95B93"/>
    <w:rPr>
      <w:b/>
      <w:bCs/>
    </w:rPr>
  </w:style>
  <w:style w:type="character" w:customStyle="1" w:styleId="CommentSubjectChar">
    <w:name w:val="Comment Subject Char"/>
    <w:basedOn w:val="CommentTextChar"/>
    <w:link w:val="CommentSubject"/>
    <w:uiPriority w:val="99"/>
    <w:semiHidden/>
    <w:rsid w:val="00F95B93"/>
    <w:rPr>
      <w:rFonts w:ascii="Century Gothic" w:hAnsi="Century Gothic"/>
      <w:b/>
      <w:bCs/>
      <w:sz w:val="20"/>
      <w:szCs w:val="20"/>
    </w:rPr>
  </w:style>
  <w:style w:type="paragraph" w:styleId="BalloonText">
    <w:name w:val="Balloon Text"/>
    <w:basedOn w:val="Normal"/>
    <w:link w:val="BalloonTextChar"/>
    <w:uiPriority w:val="99"/>
    <w:semiHidden/>
    <w:unhideWhenUsed/>
    <w:rsid w:val="00F95B93"/>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F95B93"/>
    <w:rPr>
      <w:rFonts w:ascii="Segoe UI" w:hAnsi="Segoe UI" w:cs="Segoe UI"/>
      <w:sz w:val="18"/>
      <w:szCs w:val="18"/>
    </w:rPr>
  </w:style>
  <w:style w:type="paragraph" w:styleId="IntenseQuote">
    <w:name w:val="Intense Quote"/>
    <w:basedOn w:val="Normal"/>
    <w:next w:val="Normal"/>
    <w:link w:val="IntenseQuoteChar"/>
    <w:uiPriority w:val="30"/>
    <w:qFormat/>
    <w:rsid w:val="00D227F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227F3"/>
    <w:rPr>
      <w:rFonts w:ascii="Century Gothic" w:hAnsi="Century Gothic"/>
      <w:i/>
      <w:iCs/>
      <w:color w:val="4472C4" w:themeColor="accent1"/>
      <w:sz w:val="18"/>
    </w:rPr>
  </w:style>
  <w:style w:type="paragraph" w:styleId="BodyText">
    <w:name w:val="Body Text"/>
    <w:basedOn w:val="Normal"/>
    <w:link w:val="BodyTextChar"/>
    <w:qFormat/>
    <w:rsid w:val="00AE4E47"/>
    <w:pPr>
      <w:spacing w:before="60" w:after="60" w:line="360" w:lineRule="auto"/>
      <w:ind w:left="0"/>
      <w:jc w:val="both"/>
    </w:pPr>
    <w:rPr>
      <w:rFonts w:eastAsia="Times New Roman" w:cs="Times New Roman"/>
      <w:sz w:val="22"/>
    </w:rPr>
  </w:style>
  <w:style w:type="character" w:customStyle="1" w:styleId="BodyTextChar">
    <w:name w:val="Body Text Char"/>
    <w:basedOn w:val="DefaultParagraphFont"/>
    <w:link w:val="BodyText"/>
    <w:rsid w:val="00AE4E47"/>
    <w:rPr>
      <w:rFonts w:ascii="Century Gothic" w:eastAsia="Times New Roman" w:hAnsi="Century Gothic" w:cs="Times New Roman"/>
    </w:rPr>
  </w:style>
  <w:style w:type="paragraph" w:customStyle="1" w:styleId="Copyright">
    <w:name w:val="Copyright"/>
    <w:basedOn w:val="BodyText"/>
    <w:rsid w:val="00AE4E47"/>
  </w:style>
  <w:style w:type="table" w:styleId="PlainTable1">
    <w:name w:val="Plain Table 1"/>
    <w:basedOn w:val="TableNormal"/>
    <w:uiPriority w:val="41"/>
    <w:rsid w:val="00AE4E47"/>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884CB0"/>
    <w:rPr>
      <w:color w:val="808080"/>
      <w:shd w:val="clear" w:color="auto" w:fill="E6E6E6"/>
    </w:rPr>
  </w:style>
  <w:style w:type="paragraph" w:customStyle="1" w:styleId="Default">
    <w:name w:val="Default"/>
    <w:rsid w:val="0025473B"/>
    <w:pPr>
      <w:autoSpaceDE w:val="0"/>
      <w:autoSpaceDN w:val="0"/>
      <w:adjustRightInd w:val="0"/>
      <w:spacing w:after="0" w:line="240" w:lineRule="auto"/>
    </w:pPr>
    <w:rPr>
      <w:rFonts w:ascii="Helvetica Neue LT Std" w:hAnsi="Helvetica Neue LT Std" w:cs="Helvetica Neue LT Std"/>
      <w:color w:val="000000"/>
      <w:sz w:val="24"/>
      <w:szCs w:val="24"/>
    </w:rPr>
  </w:style>
  <w:style w:type="character" w:customStyle="1" w:styleId="A14">
    <w:name w:val="A14"/>
    <w:uiPriority w:val="99"/>
    <w:rsid w:val="0025473B"/>
    <w:rPr>
      <w:rFonts w:cs="Helvetica Neue LT Std"/>
      <w:color w:val="000000"/>
      <w:sz w:val="18"/>
      <w:szCs w:val="18"/>
    </w:rPr>
  </w:style>
  <w:style w:type="paragraph" w:styleId="TOCHeading">
    <w:name w:val="TOC Heading"/>
    <w:basedOn w:val="Heading1"/>
    <w:next w:val="Normal"/>
    <w:uiPriority w:val="39"/>
    <w:unhideWhenUsed/>
    <w:qFormat/>
    <w:rsid w:val="00ED3149"/>
    <w:pPr>
      <w:outlineLvl w:val="9"/>
    </w:pPr>
  </w:style>
  <w:style w:type="character" w:styleId="UnresolvedMention">
    <w:name w:val="Unresolved Mention"/>
    <w:basedOn w:val="DefaultParagraphFont"/>
    <w:uiPriority w:val="99"/>
    <w:semiHidden/>
    <w:unhideWhenUsed/>
    <w:rsid w:val="00245AF3"/>
    <w:rPr>
      <w:color w:val="808080"/>
      <w:shd w:val="clear" w:color="auto" w:fill="E6E6E6"/>
    </w:rPr>
  </w:style>
  <w:style w:type="paragraph" w:customStyle="1" w:styleId="BasicParagraph">
    <w:name w:val="[Basic Paragraph]"/>
    <w:basedOn w:val="Normal"/>
    <w:link w:val="BasicParagraphChar"/>
    <w:uiPriority w:val="99"/>
    <w:rsid w:val="00A80F37"/>
    <w:pPr>
      <w:autoSpaceDE w:val="0"/>
      <w:autoSpaceDN w:val="0"/>
      <w:bidi/>
      <w:adjustRightInd w:val="0"/>
      <w:spacing w:before="0" w:after="0" w:line="288" w:lineRule="auto"/>
      <w:ind w:left="0"/>
      <w:textAlignment w:val="center"/>
    </w:pPr>
    <w:rPr>
      <w:rFonts w:ascii="Adobe Hebrew" w:hAnsi="Adobe Hebrew" w:cs="Adobe Hebrew"/>
      <w:color w:val="000000"/>
      <w:sz w:val="24"/>
      <w:szCs w:val="24"/>
    </w:rPr>
  </w:style>
  <w:style w:type="paragraph" w:customStyle="1" w:styleId="headlinecover1">
    <w:name w:val="headline cover1"/>
    <w:basedOn w:val="BasicParagraph"/>
    <w:link w:val="headlinecover1Char"/>
    <w:qFormat/>
    <w:rsid w:val="00DD269D"/>
    <w:pPr>
      <w:bidi w:val="0"/>
    </w:pPr>
    <w:rPr>
      <w:rFonts w:ascii="DINOT" w:hAnsi="DINOT" w:cs="DINOT"/>
      <w:caps/>
      <w:color w:val="A4A4A7"/>
      <w:spacing w:val="-8"/>
      <w:sz w:val="84"/>
      <w:szCs w:val="84"/>
    </w:rPr>
  </w:style>
  <w:style w:type="paragraph" w:customStyle="1" w:styleId="headlinecover2">
    <w:name w:val="headline cover2"/>
    <w:basedOn w:val="BasicParagraph"/>
    <w:link w:val="headlinecover2Char"/>
    <w:qFormat/>
    <w:rsid w:val="00DD269D"/>
    <w:pPr>
      <w:bidi w:val="0"/>
      <w:spacing w:line="168" w:lineRule="auto"/>
    </w:pPr>
    <w:rPr>
      <w:rFonts w:ascii="DINOT" w:hAnsi="DINOT" w:cs="DINOT"/>
      <w:spacing w:val="-30"/>
      <w:sz w:val="100"/>
      <w:szCs w:val="100"/>
    </w:rPr>
  </w:style>
  <w:style w:type="character" w:customStyle="1" w:styleId="BasicParagraphChar">
    <w:name w:val="[Basic Paragraph] Char"/>
    <w:basedOn w:val="DefaultParagraphFont"/>
    <w:link w:val="BasicParagraph"/>
    <w:uiPriority w:val="99"/>
    <w:rsid w:val="00DD269D"/>
    <w:rPr>
      <w:rFonts w:ascii="Adobe Hebrew" w:hAnsi="Adobe Hebrew" w:cs="Adobe Hebrew"/>
      <w:color w:val="000000"/>
      <w:sz w:val="24"/>
      <w:szCs w:val="24"/>
    </w:rPr>
  </w:style>
  <w:style w:type="character" w:customStyle="1" w:styleId="headlinecover1Char">
    <w:name w:val="headline cover1 Char"/>
    <w:basedOn w:val="BasicParagraphChar"/>
    <w:link w:val="headlinecover1"/>
    <w:rsid w:val="00DD269D"/>
    <w:rPr>
      <w:rFonts w:ascii="DINOT" w:hAnsi="DINOT" w:cs="DINOT"/>
      <w:caps/>
      <w:color w:val="A4A4A7"/>
      <w:spacing w:val="-8"/>
      <w:sz w:val="84"/>
      <w:szCs w:val="84"/>
    </w:rPr>
  </w:style>
  <w:style w:type="paragraph" w:customStyle="1" w:styleId="headlinecover3">
    <w:name w:val="headline cover3"/>
    <w:basedOn w:val="BasicParagraph"/>
    <w:link w:val="headlinecover3Char"/>
    <w:qFormat/>
    <w:rsid w:val="00DD269D"/>
    <w:pPr>
      <w:suppressAutoHyphens/>
      <w:bidi w:val="0"/>
      <w:spacing w:line="240" w:lineRule="auto"/>
    </w:pPr>
    <w:rPr>
      <w:rFonts w:ascii="DINOT" w:hAnsi="DINOT" w:cs="DINOT"/>
      <w:color w:val="DC4B9B"/>
      <w:spacing w:val="-8"/>
      <w:sz w:val="38"/>
      <w:szCs w:val="38"/>
    </w:rPr>
  </w:style>
  <w:style w:type="character" w:customStyle="1" w:styleId="headlinecover2Char">
    <w:name w:val="headline cover2 Char"/>
    <w:basedOn w:val="BasicParagraphChar"/>
    <w:link w:val="headlinecover2"/>
    <w:rsid w:val="00DD269D"/>
    <w:rPr>
      <w:rFonts w:ascii="DINOT" w:hAnsi="DINOT" w:cs="DINOT"/>
      <w:color w:val="000000"/>
      <w:spacing w:val="-30"/>
      <w:sz w:val="100"/>
      <w:szCs w:val="100"/>
    </w:rPr>
  </w:style>
  <w:style w:type="paragraph" w:customStyle="1" w:styleId="smallletterstyle">
    <w:name w:val="small letter style"/>
    <w:basedOn w:val="Normal"/>
    <w:link w:val="smallletterstyleChar"/>
    <w:qFormat/>
    <w:rsid w:val="00DD269D"/>
    <w:pPr>
      <w:tabs>
        <w:tab w:val="left" w:pos="3828"/>
      </w:tabs>
      <w:ind w:left="0"/>
    </w:pPr>
    <w:rPr>
      <w:rFonts w:ascii="DINOT" w:hAnsi="DINOT" w:cstheme="minorHAnsi"/>
      <w:sz w:val="14"/>
      <w:szCs w:val="14"/>
    </w:rPr>
  </w:style>
  <w:style w:type="character" w:customStyle="1" w:styleId="headlinecover3Char">
    <w:name w:val="headline cover3 Char"/>
    <w:basedOn w:val="BasicParagraphChar"/>
    <w:link w:val="headlinecover3"/>
    <w:rsid w:val="00DD269D"/>
    <w:rPr>
      <w:rFonts w:ascii="DINOT" w:hAnsi="DINOT" w:cs="DINOT"/>
      <w:color w:val="DC4B9B"/>
      <w:spacing w:val="-8"/>
      <w:sz w:val="38"/>
      <w:szCs w:val="38"/>
    </w:rPr>
  </w:style>
  <w:style w:type="character" w:customStyle="1" w:styleId="smallletterstyleChar">
    <w:name w:val="small letter style Char"/>
    <w:basedOn w:val="DefaultParagraphFont"/>
    <w:link w:val="smallletterstyle"/>
    <w:rsid w:val="00DD269D"/>
    <w:rPr>
      <w:rFonts w:ascii="DINOT" w:hAnsi="DINOT" w:cstheme="minorHAnsi"/>
      <w:sz w:val="14"/>
      <w:szCs w:val="14"/>
    </w:rPr>
  </w:style>
  <w:style w:type="paragraph" w:styleId="Revision">
    <w:name w:val="Revision"/>
    <w:hidden/>
    <w:uiPriority w:val="99"/>
    <w:semiHidden/>
    <w:rsid w:val="009952C5"/>
    <w:pPr>
      <w:spacing w:after="0" w:line="240" w:lineRule="auto"/>
    </w:pPr>
    <w:rPr>
      <w:rFonts w:ascii="Century Gothic" w:hAnsi="Century Gothic"/>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446729">
      <w:bodyDiv w:val="1"/>
      <w:marLeft w:val="0"/>
      <w:marRight w:val="0"/>
      <w:marTop w:val="0"/>
      <w:marBottom w:val="0"/>
      <w:divBdr>
        <w:top w:val="none" w:sz="0" w:space="0" w:color="auto"/>
        <w:left w:val="none" w:sz="0" w:space="0" w:color="auto"/>
        <w:bottom w:val="none" w:sz="0" w:space="0" w:color="auto"/>
        <w:right w:val="none" w:sz="0" w:space="0" w:color="auto"/>
      </w:divBdr>
      <w:divsChild>
        <w:div w:id="1550608548">
          <w:marLeft w:val="0"/>
          <w:marRight w:val="0"/>
          <w:marTop w:val="0"/>
          <w:marBottom w:val="0"/>
          <w:divBdr>
            <w:top w:val="none" w:sz="0" w:space="0" w:color="auto"/>
            <w:left w:val="none" w:sz="0" w:space="0" w:color="auto"/>
            <w:bottom w:val="none" w:sz="0" w:space="0" w:color="auto"/>
            <w:right w:val="none" w:sz="0" w:space="0" w:color="auto"/>
          </w:divBdr>
        </w:div>
      </w:divsChild>
    </w:div>
    <w:div w:id="1044331831">
      <w:bodyDiv w:val="1"/>
      <w:marLeft w:val="0"/>
      <w:marRight w:val="0"/>
      <w:marTop w:val="0"/>
      <w:marBottom w:val="0"/>
      <w:divBdr>
        <w:top w:val="none" w:sz="0" w:space="0" w:color="auto"/>
        <w:left w:val="none" w:sz="0" w:space="0" w:color="auto"/>
        <w:bottom w:val="none" w:sz="0" w:space="0" w:color="auto"/>
        <w:right w:val="none" w:sz="0" w:space="0" w:color="auto"/>
      </w:divBdr>
      <w:divsChild>
        <w:div w:id="293490052">
          <w:marLeft w:val="0"/>
          <w:marRight w:val="0"/>
          <w:marTop w:val="105"/>
          <w:marBottom w:val="30"/>
          <w:divBdr>
            <w:top w:val="none" w:sz="0" w:space="0" w:color="auto"/>
            <w:left w:val="none" w:sz="0" w:space="0" w:color="auto"/>
            <w:bottom w:val="none" w:sz="0" w:space="0" w:color="auto"/>
            <w:right w:val="none" w:sz="0" w:space="0" w:color="auto"/>
          </w:divBdr>
          <w:divsChild>
            <w:div w:id="70665858">
              <w:marLeft w:val="0"/>
              <w:marRight w:val="0"/>
              <w:marTop w:val="0"/>
              <w:marBottom w:val="0"/>
              <w:divBdr>
                <w:top w:val="none" w:sz="0" w:space="0" w:color="auto"/>
                <w:left w:val="none" w:sz="0" w:space="0" w:color="auto"/>
                <w:bottom w:val="none" w:sz="0" w:space="0" w:color="auto"/>
                <w:right w:val="none" w:sz="0" w:space="0" w:color="auto"/>
              </w:divBdr>
              <w:divsChild>
                <w:div w:id="178076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5772">
          <w:marLeft w:val="0"/>
          <w:marRight w:val="0"/>
          <w:marTop w:val="0"/>
          <w:marBottom w:val="0"/>
          <w:divBdr>
            <w:top w:val="none" w:sz="0" w:space="0" w:color="auto"/>
            <w:left w:val="none" w:sz="0" w:space="0" w:color="auto"/>
            <w:bottom w:val="none" w:sz="0" w:space="0" w:color="auto"/>
            <w:right w:val="none" w:sz="0" w:space="0" w:color="auto"/>
          </w:divBdr>
          <w:divsChild>
            <w:div w:id="1901207159">
              <w:marLeft w:val="0"/>
              <w:marRight w:val="0"/>
              <w:marTop w:val="0"/>
              <w:marBottom w:val="0"/>
              <w:divBdr>
                <w:top w:val="none" w:sz="0" w:space="0" w:color="auto"/>
                <w:left w:val="none" w:sz="0" w:space="0" w:color="auto"/>
                <w:bottom w:val="none" w:sz="0" w:space="0" w:color="auto"/>
                <w:right w:val="none" w:sz="0" w:space="0" w:color="auto"/>
              </w:divBdr>
              <w:divsChild>
                <w:div w:id="1168639269">
                  <w:marLeft w:val="60"/>
                  <w:marRight w:val="0"/>
                  <w:marTop w:val="0"/>
                  <w:marBottom w:val="0"/>
                  <w:divBdr>
                    <w:top w:val="none" w:sz="0" w:space="0" w:color="auto"/>
                    <w:left w:val="none" w:sz="0" w:space="0" w:color="auto"/>
                    <w:bottom w:val="none" w:sz="0" w:space="0" w:color="auto"/>
                    <w:right w:val="none" w:sz="0" w:space="0" w:color="auto"/>
                  </w:divBdr>
                  <w:divsChild>
                    <w:div w:id="1321886659">
                      <w:marLeft w:val="0"/>
                      <w:marRight w:val="0"/>
                      <w:marTop w:val="0"/>
                      <w:marBottom w:val="120"/>
                      <w:divBdr>
                        <w:top w:val="single" w:sz="6" w:space="0" w:color="C0C0C0"/>
                        <w:left w:val="single" w:sz="6" w:space="0" w:color="D9D9D9"/>
                        <w:bottom w:val="single" w:sz="6" w:space="0" w:color="D9D9D9"/>
                        <w:right w:val="single" w:sz="6" w:space="0" w:color="D9D9D9"/>
                      </w:divBdr>
                      <w:divsChild>
                        <w:div w:id="1601375042">
                          <w:marLeft w:val="0"/>
                          <w:marRight w:val="0"/>
                          <w:marTop w:val="0"/>
                          <w:marBottom w:val="0"/>
                          <w:divBdr>
                            <w:top w:val="none" w:sz="0" w:space="0" w:color="auto"/>
                            <w:left w:val="none" w:sz="0" w:space="0" w:color="auto"/>
                            <w:bottom w:val="none" w:sz="0" w:space="0" w:color="auto"/>
                            <w:right w:val="none" w:sz="0" w:space="0" w:color="auto"/>
                          </w:divBdr>
                        </w:div>
                        <w:div w:id="207326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41238">
              <w:marLeft w:val="0"/>
              <w:marRight w:val="0"/>
              <w:marTop w:val="0"/>
              <w:marBottom w:val="0"/>
              <w:divBdr>
                <w:top w:val="none" w:sz="0" w:space="0" w:color="auto"/>
                <w:left w:val="none" w:sz="0" w:space="0" w:color="auto"/>
                <w:bottom w:val="none" w:sz="0" w:space="0" w:color="auto"/>
                <w:right w:val="none" w:sz="0" w:space="0" w:color="auto"/>
              </w:divBdr>
              <w:divsChild>
                <w:div w:id="1571036753">
                  <w:marLeft w:val="0"/>
                  <w:marRight w:val="60"/>
                  <w:marTop w:val="0"/>
                  <w:marBottom w:val="0"/>
                  <w:divBdr>
                    <w:top w:val="none" w:sz="0" w:space="0" w:color="auto"/>
                    <w:left w:val="none" w:sz="0" w:space="0" w:color="auto"/>
                    <w:bottom w:val="none" w:sz="0" w:space="0" w:color="auto"/>
                    <w:right w:val="none" w:sz="0" w:space="0" w:color="auto"/>
                  </w:divBdr>
                  <w:divsChild>
                    <w:div w:id="1530751666">
                      <w:marLeft w:val="0"/>
                      <w:marRight w:val="0"/>
                      <w:marTop w:val="0"/>
                      <w:marBottom w:val="0"/>
                      <w:divBdr>
                        <w:top w:val="none" w:sz="0" w:space="0" w:color="auto"/>
                        <w:left w:val="none" w:sz="0" w:space="0" w:color="auto"/>
                        <w:bottom w:val="none" w:sz="0" w:space="0" w:color="auto"/>
                        <w:right w:val="none" w:sz="0" w:space="0" w:color="auto"/>
                      </w:divBdr>
                      <w:divsChild>
                        <w:div w:id="614144518">
                          <w:marLeft w:val="0"/>
                          <w:marRight w:val="0"/>
                          <w:marTop w:val="0"/>
                          <w:marBottom w:val="120"/>
                          <w:divBdr>
                            <w:top w:val="single" w:sz="6" w:space="0" w:color="F5F5F5"/>
                            <w:left w:val="single" w:sz="6" w:space="0" w:color="F5F5F5"/>
                            <w:bottom w:val="single" w:sz="6" w:space="0" w:color="F5F5F5"/>
                            <w:right w:val="single" w:sz="6" w:space="0" w:color="F5F5F5"/>
                          </w:divBdr>
                          <w:divsChild>
                            <w:div w:id="393312887">
                              <w:marLeft w:val="0"/>
                              <w:marRight w:val="0"/>
                              <w:marTop w:val="0"/>
                              <w:marBottom w:val="0"/>
                              <w:divBdr>
                                <w:top w:val="none" w:sz="0" w:space="0" w:color="auto"/>
                                <w:left w:val="none" w:sz="0" w:space="0" w:color="auto"/>
                                <w:bottom w:val="none" w:sz="0" w:space="0" w:color="auto"/>
                                <w:right w:val="none" w:sz="0" w:space="0" w:color="auto"/>
                              </w:divBdr>
                              <w:divsChild>
                                <w:div w:id="1320578597">
                                  <w:marLeft w:val="0"/>
                                  <w:marRight w:val="0"/>
                                  <w:marTop w:val="0"/>
                                  <w:marBottom w:val="0"/>
                                  <w:divBdr>
                                    <w:top w:val="none" w:sz="0" w:space="0" w:color="auto"/>
                                    <w:left w:val="none" w:sz="0" w:space="0" w:color="auto"/>
                                    <w:bottom w:val="none" w:sz="0" w:space="0" w:color="auto"/>
                                    <w:right w:val="none" w:sz="0" w:space="0" w:color="auto"/>
                                  </w:divBdr>
                                </w:div>
                              </w:divsChild>
                            </w:div>
                            <w:div w:id="1770420500">
                              <w:marLeft w:val="0"/>
                              <w:marRight w:val="0"/>
                              <w:marTop w:val="0"/>
                              <w:marBottom w:val="0"/>
                              <w:divBdr>
                                <w:top w:val="none" w:sz="0" w:space="0" w:color="auto"/>
                                <w:left w:val="none" w:sz="0" w:space="0" w:color="auto"/>
                                <w:bottom w:val="none" w:sz="0" w:space="0" w:color="auto"/>
                                <w:right w:val="none" w:sz="0" w:space="0" w:color="auto"/>
                              </w:divBdr>
                              <w:divsChild>
                                <w:div w:id="1161041564">
                                  <w:marLeft w:val="0"/>
                                  <w:marRight w:val="0"/>
                                  <w:marTop w:val="0"/>
                                  <w:marBottom w:val="0"/>
                                  <w:divBdr>
                                    <w:top w:val="none" w:sz="0" w:space="0" w:color="auto"/>
                                    <w:left w:val="none" w:sz="0" w:space="0" w:color="auto"/>
                                    <w:bottom w:val="none" w:sz="0" w:space="0" w:color="auto"/>
                                    <w:right w:val="none" w:sz="0" w:space="0" w:color="auto"/>
                                  </w:divBdr>
                                  <w:divsChild>
                                    <w:div w:id="1667904511">
                                      <w:marLeft w:val="0"/>
                                      <w:marRight w:val="0"/>
                                      <w:marTop w:val="0"/>
                                      <w:marBottom w:val="0"/>
                                      <w:divBdr>
                                        <w:top w:val="single" w:sz="6" w:space="0" w:color="auto"/>
                                        <w:left w:val="single" w:sz="6" w:space="4" w:color="auto"/>
                                        <w:bottom w:val="single" w:sz="6" w:space="0" w:color="auto"/>
                                        <w:right w:val="single" w:sz="6" w:space="2" w:color="auto"/>
                                      </w:divBdr>
                                    </w:div>
                                  </w:divsChild>
                                </w:div>
                              </w:divsChild>
                            </w:div>
                          </w:divsChild>
                        </w:div>
                      </w:divsChild>
                    </w:div>
                  </w:divsChild>
                </w:div>
              </w:divsChild>
            </w:div>
          </w:divsChild>
        </w:div>
      </w:divsChild>
    </w:div>
    <w:div w:id="1084910848">
      <w:bodyDiv w:val="1"/>
      <w:marLeft w:val="0"/>
      <w:marRight w:val="0"/>
      <w:marTop w:val="0"/>
      <w:marBottom w:val="0"/>
      <w:divBdr>
        <w:top w:val="none" w:sz="0" w:space="0" w:color="auto"/>
        <w:left w:val="none" w:sz="0" w:space="0" w:color="auto"/>
        <w:bottom w:val="none" w:sz="0" w:space="0" w:color="auto"/>
        <w:right w:val="none" w:sz="0" w:space="0" w:color="auto"/>
      </w:divBdr>
    </w:div>
    <w:div w:id="1116682523">
      <w:bodyDiv w:val="1"/>
      <w:marLeft w:val="0"/>
      <w:marRight w:val="0"/>
      <w:marTop w:val="0"/>
      <w:marBottom w:val="0"/>
      <w:divBdr>
        <w:top w:val="none" w:sz="0" w:space="0" w:color="auto"/>
        <w:left w:val="none" w:sz="0" w:space="0" w:color="auto"/>
        <w:bottom w:val="none" w:sz="0" w:space="0" w:color="auto"/>
        <w:right w:val="none" w:sz="0" w:space="0" w:color="auto"/>
      </w:divBdr>
    </w:div>
    <w:div w:id="1169830034">
      <w:bodyDiv w:val="1"/>
      <w:marLeft w:val="0"/>
      <w:marRight w:val="0"/>
      <w:marTop w:val="0"/>
      <w:marBottom w:val="0"/>
      <w:divBdr>
        <w:top w:val="none" w:sz="0" w:space="0" w:color="auto"/>
        <w:left w:val="none" w:sz="0" w:space="0" w:color="auto"/>
        <w:bottom w:val="none" w:sz="0" w:space="0" w:color="auto"/>
        <w:right w:val="none" w:sz="0" w:space="0" w:color="auto"/>
      </w:divBdr>
    </w:div>
    <w:div w:id="1515264856">
      <w:bodyDiv w:val="1"/>
      <w:marLeft w:val="0"/>
      <w:marRight w:val="0"/>
      <w:marTop w:val="0"/>
      <w:marBottom w:val="0"/>
      <w:divBdr>
        <w:top w:val="none" w:sz="0" w:space="0" w:color="auto"/>
        <w:left w:val="none" w:sz="0" w:space="0" w:color="auto"/>
        <w:bottom w:val="none" w:sz="0" w:space="0" w:color="auto"/>
        <w:right w:val="none" w:sz="0" w:space="0" w:color="auto"/>
      </w:divBdr>
    </w:div>
    <w:div w:id="1568883261">
      <w:bodyDiv w:val="1"/>
      <w:marLeft w:val="0"/>
      <w:marRight w:val="0"/>
      <w:marTop w:val="0"/>
      <w:marBottom w:val="0"/>
      <w:divBdr>
        <w:top w:val="none" w:sz="0" w:space="0" w:color="auto"/>
        <w:left w:val="none" w:sz="0" w:space="0" w:color="auto"/>
        <w:bottom w:val="none" w:sz="0" w:space="0" w:color="auto"/>
        <w:right w:val="none" w:sz="0" w:space="0" w:color="auto"/>
      </w:divBdr>
    </w:div>
    <w:div w:id="1634601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assivit.com" TargetMode="External"/><Relationship Id="rId18" Type="http://schemas.openxmlformats.org/officeDocument/2006/relationships/image" Target="media/image7.jpeg"/><Relationship Id="rId26" Type="http://schemas.openxmlformats.org/officeDocument/2006/relationships/comments" Target="comments.xml"/><Relationship Id="rId39" Type="http://schemas.openxmlformats.org/officeDocument/2006/relationships/image" Target="media/image25.jpeg"/><Relationship Id="rId21" Type="http://schemas.openxmlformats.org/officeDocument/2006/relationships/image" Target="media/image10.png"/><Relationship Id="rId34" Type="http://schemas.openxmlformats.org/officeDocument/2006/relationships/image" Target="media/image20.jpe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hyperlink" Target="http://www.massivit.com"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jpeg"/><Relationship Id="rId41" Type="http://schemas.openxmlformats.org/officeDocument/2006/relationships/hyperlink" Target="mailto:support@massivit.com" TargetMode="External"/><Relationship Id="rId54" Type="http://schemas.openxmlformats.org/officeDocument/2006/relationships/image" Target="media/image37.sv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hyperlink" Target="mailto:support@massivit.com" TargetMode="External"/><Relationship Id="rId45" Type="http://schemas.openxmlformats.org/officeDocument/2006/relationships/image" Target="media/image29.jpeg"/><Relationship Id="rId53" Type="http://schemas.openxmlformats.org/officeDocument/2006/relationships/image" Target="media/image36.png"/><Relationship Id="rId58" Type="http://schemas.openxmlformats.org/officeDocument/2006/relationships/hyperlink" Target="mailto:info@massivit.com"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2.png"/><Relationship Id="rId28" Type="http://schemas.microsoft.com/office/2016/09/relationships/commentsIds" Target="commentsIds.xml"/><Relationship Id="rId36" Type="http://schemas.openxmlformats.org/officeDocument/2006/relationships/image" Target="media/image22.jpeg"/><Relationship Id="rId49" Type="http://schemas.openxmlformats.org/officeDocument/2006/relationships/image" Target="media/image33.jpeg"/><Relationship Id="rId57" Type="http://schemas.openxmlformats.org/officeDocument/2006/relationships/hyperlink" Target="http://www.massivit.com" TargetMode="External"/><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17.jpeg"/><Relationship Id="rId44" Type="http://schemas.openxmlformats.org/officeDocument/2006/relationships/image" Target="media/image28.jpeg"/><Relationship Id="rId52" Type="http://schemas.openxmlformats.org/officeDocument/2006/relationships/hyperlink" Target="mailto:support@massivit.com" TargetMode="External"/><Relationship Id="rId60" Type="http://schemas.openxmlformats.org/officeDocument/2006/relationships/image" Target="media/image39.sv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11.png"/><Relationship Id="rId27" Type="http://schemas.microsoft.com/office/2011/relationships/commentsExtended" Target="commentsExtended.xml"/><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hyperlink" Target="mailto:info@massivit.com" TargetMode="External"/><Relationship Id="rId8" Type="http://schemas.openxmlformats.org/officeDocument/2006/relationships/image" Target="media/image1.pn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hyperlink" Target="http://www.massivit.com" TargetMode="External"/><Relationship Id="rId17" Type="http://schemas.openxmlformats.org/officeDocument/2006/relationships/image" Target="media/image6.svg"/><Relationship Id="rId25" Type="http://schemas.openxmlformats.org/officeDocument/2006/relationships/image" Target="media/image14.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0.jpeg"/><Relationship Id="rId59" Type="http://schemas.openxmlformats.org/officeDocument/2006/relationships/image" Target="media/image38.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E:\Downloads\Application%20No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E1E9AD-FF1E-41DF-960B-FBE8EF6AF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Application Note.dotx</Template>
  <TotalTime>50</TotalTime>
  <Pages>17</Pages>
  <Words>1637</Words>
  <Characters>9332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Monty Alon</dc:creator>
  <cp:keywords>Technical Note</cp:keywords>
  <dc:description/>
  <cp:lastModifiedBy>Louis Gordon</cp:lastModifiedBy>
  <cp:revision>3</cp:revision>
  <cp:lastPrinted>2017-11-27T05:28:00Z</cp:lastPrinted>
  <dcterms:created xsi:type="dcterms:W3CDTF">2017-12-12T10:21:00Z</dcterms:created>
  <dcterms:modified xsi:type="dcterms:W3CDTF">2017-12-12T11:15:00Z</dcterms:modified>
</cp:coreProperties>
</file>