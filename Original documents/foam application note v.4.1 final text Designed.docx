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59E97" w14:textId="01231DC3" w:rsidR="00AE4E47" w:rsidRPr="00906AA4" w:rsidDel="00A80F37" w:rsidRDefault="00923349" w:rsidP="00292EA8">
      <w:pPr>
        <w:spacing w:before="0" w:after="160"/>
        <w:ind w:left="0"/>
        <w:rPr>
          <w:del w:id="0" w:author="hen zelinger" w:date="2017-11-21T11:47:00Z"/>
          <w:rFonts w:asciiTheme="minorHAnsi" w:hAnsiTheme="minorHAnsi" w:cstheme="minorHAnsi"/>
          <w:sz w:val="24"/>
          <w:szCs w:val="24"/>
        </w:rPr>
      </w:pPr>
      <w:bookmarkStart w:id="1" w:name="_Hlk496509865"/>
      <w:r>
        <w:rPr>
          <w:rFonts w:asciiTheme="minorHAnsi" w:hAnsiTheme="minorHAnsi" w:cstheme="minorHAnsi"/>
          <w:noProof/>
          <w:sz w:val="24"/>
          <w:szCs w:val="24"/>
        </w:rPr>
        <w:drawing>
          <wp:anchor distT="0" distB="0" distL="114300" distR="114300" simplePos="0" relativeHeight="251730944" behindDoc="1" locked="0" layoutInCell="1" allowOverlap="1" wp14:anchorId="3B39637C" wp14:editId="191FCB21">
            <wp:simplePos x="0" y="0"/>
            <wp:positionH relativeFrom="page">
              <wp:align>right</wp:align>
            </wp:positionH>
            <wp:positionV relativeFrom="paragraph">
              <wp:posOffset>-1482090</wp:posOffset>
            </wp:positionV>
            <wp:extent cx="7566660" cy="10703256"/>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 i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0703256"/>
                    </a:xfrm>
                    <a:prstGeom prst="rect">
                      <a:avLst/>
                    </a:prstGeom>
                  </pic:spPr>
                </pic:pic>
              </a:graphicData>
            </a:graphic>
            <wp14:sizeRelH relativeFrom="margin">
              <wp14:pctWidth>0</wp14:pctWidth>
            </wp14:sizeRelH>
            <wp14:sizeRelV relativeFrom="margin">
              <wp14:pctHeight>0</wp14:pctHeight>
            </wp14:sizeRelV>
          </wp:anchor>
        </w:drawing>
      </w:r>
      <w:del w:id="2" w:author="hen zelinger" w:date="2017-11-21T11:47:00Z">
        <w:r w:rsidR="00B22A1D" w:rsidRPr="00906AA4" w:rsidDel="00A80F37">
          <w:rPr>
            <w:rFonts w:asciiTheme="minorHAnsi" w:hAnsiTheme="minorHAnsi" w:cstheme="minorHAnsi"/>
            <w:sz w:val="24"/>
            <w:szCs w:val="24"/>
          </w:rPr>
          <w:delText>&lt;Cover page&gt;</w:delText>
        </w:r>
      </w:del>
    </w:p>
    <w:p w14:paraId="44C1E75D" w14:textId="66AA948C" w:rsidR="00B22A1D" w:rsidRPr="00906AA4" w:rsidDel="00A80F37" w:rsidRDefault="00B22A1D" w:rsidP="00292EA8">
      <w:pPr>
        <w:spacing w:before="0" w:after="160"/>
        <w:ind w:left="0"/>
        <w:rPr>
          <w:del w:id="3" w:author="hen zelinger" w:date="2017-11-21T11:47:00Z"/>
          <w:rFonts w:asciiTheme="minorHAnsi" w:hAnsiTheme="minorHAnsi" w:cstheme="minorHAnsi"/>
          <w:sz w:val="24"/>
          <w:szCs w:val="24"/>
        </w:rPr>
      </w:pPr>
      <w:del w:id="4" w:author="hen zelinger" w:date="2017-11-21T11:47:00Z">
        <w:r w:rsidRPr="00906AA4" w:rsidDel="00A80F37">
          <w:rPr>
            <w:rFonts w:asciiTheme="minorHAnsi" w:hAnsiTheme="minorHAnsi" w:cstheme="minorHAnsi"/>
            <w:sz w:val="24"/>
            <w:szCs w:val="24"/>
          </w:rPr>
          <w:delText>&lt;Head</w:delText>
        </w:r>
        <w:r w:rsidR="0093032D" w:rsidRPr="00906AA4" w:rsidDel="00A80F37">
          <w:rPr>
            <w:rFonts w:asciiTheme="minorHAnsi" w:hAnsiTheme="minorHAnsi" w:cstheme="minorHAnsi"/>
            <w:sz w:val="24"/>
            <w:szCs w:val="24"/>
          </w:rPr>
          <w:delText>er 1</w:delText>
        </w:r>
        <w:r w:rsidRPr="00906AA4" w:rsidDel="00A80F37">
          <w:rPr>
            <w:rFonts w:asciiTheme="minorHAnsi" w:hAnsiTheme="minorHAnsi" w:cstheme="minorHAnsi"/>
            <w:sz w:val="24"/>
            <w:szCs w:val="24"/>
          </w:rPr>
          <w:delText>&gt;</w:delText>
        </w:r>
      </w:del>
    </w:p>
    <w:p w14:paraId="5DD5B2D3" w14:textId="74666DD3" w:rsidR="00B22A1D" w:rsidRPr="00906AA4" w:rsidDel="00A80F37" w:rsidRDefault="00B22A1D" w:rsidP="00292EA8">
      <w:pPr>
        <w:spacing w:before="0" w:after="160"/>
        <w:ind w:left="0"/>
        <w:rPr>
          <w:del w:id="5" w:author="hen zelinger" w:date="2017-11-21T11:47:00Z"/>
          <w:rFonts w:asciiTheme="minorHAnsi" w:hAnsiTheme="minorHAnsi" w:cstheme="minorHAnsi"/>
          <w:sz w:val="24"/>
          <w:szCs w:val="24"/>
        </w:rPr>
      </w:pPr>
      <w:del w:id="6" w:author="hen zelinger" w:date="2017-11-21T11:47:00Z">
        <w:r w:rsidRPr="00906AA4" w:rsidDel="00A80F37">
          <w:rPr>
            <w:rFonts w:asciiTheme="minorHAnsi" w:hAnsiTheme="minorHAnsi" w:cstheme="minorHAnsi"/>
            <w:sz w:val="24"/>
            <w:szCs w:val="24"/>
          </w:rPr>
          <w:delText xml:space="preserve">Massivit How-to Guide </w:delText>
        </w:r>
      </w:del>
    </w:p>
    <w:p w14:paraId="6A3A32E6" w14:textId="6163D51C" w:rsidR="00B22A1D" w:rsidRPr="00906AA4" w:rsidDel="00A80F37" w:rsidRDefault="001916B7" w:rsidP="00292EA8">
      <w:pPr>
        <w:spacing w:before="0" w:after="160"/>
        <w:ind w:left="0"/>
        <w:rPr>
          <w:del w:id="7" w:author="hen zelinger" w:date="2017-11-21T11:47:00Z"/>
          <w:rFonts w:asciiTheme="minorHAnsi" w:hAnsiTheme="minorHAnsi" w:cstheme="minorHAnsi"/>
          <w:sz w:val="24"/>
          <w:szCs w:val="24"/>
        </w:rPr>
      </w:pPr>
      <w:del w:id="8" w:author="hen zelinger" w:date="2017-11-21T11:47:00Z">
        <w:r w:rsidRPr="00906AA4" w:rsidDel="00A80F37">
          <w:rPr>
            <w:rFonts w:asciiTheme="minorHAnsi" w:hAnsiTheme="minorHAnsi" w:cstheme="minorHAnsi"/>
            <w:sz w:val="24"/>
            <w:szCs w:val="24"/>
          </w:rPr>
          <w:delText>&lt;h</w:delText>
        </w:r>
        <w:r w:rsidR="0093032D" w:rsidRPr="00906AA4" w:rsidDel="00A80F37">
          <w:rPr>
            <w:rFonts w:asciiTheme="minorHAnsi" w:hAnsiTheme="minorHAnsi" w:cstheme="minorHAnsi"/>
            <w:sz w:val="24"/>
            <w:szCs w:val="24"/>
          </w:rPr>
          <w:delText>eader 2</w:delText>
        </w:r>
        <w:r w:rsidRPr="00906AA4" w:rsidDel="00A80F37">
          <w:rPr>
            <w:rFonts w:asciiTheme="minorHAnsi" w:hAnsiTheme="minorHAnsi" w:cstheme="minorHAnsi"/>
            <w:sz w:val="24"/>
            <w:szCs w:val="24"/>
          </w:rPr>
          <w:delText>&gt;</w:delText>
        </w:r>
      </w:del>
    </w:p>
    <w:p w14:paraId="55BF911F" w14:textId="4710BF38" w:rsidR="001916B7" w:rsidRPr="00906AA4" w:rsidDel="00A80F37" w:rsidRDefault="001916B7" w:rsidP="00A80F37">
      <w:pPr>
        <w:spacing w:before="0" w:after="160"/>
        <w:ind w:left="0"/>
        <w:rPr>
          <w:del w:id="9" w:author="hen zelinger" w:date="2017-11-21T11:47:00Z"/>
          <w:rFonts w:asciiTheme="minorHAnsi" w:hAnsiTheme="minorHAnsi" w:cstheme="minorHAnsi"/>
          <w:sz w:val="24"/>
          <w:szCs w:val="24"/>
        </w:rPr>
      </w:pPr>
      <w:del w:id="10" w:author="hen zelinger" w:date="2017-11-21T11:47:00Z">
        <w:r w:rsidRPr="00906AA4" w:rsidDel="00A80F37">
          <w:rPr>
            <w:rFonts w:asciiTheme="minorHAnsi" w:hAnsiTheme="minorHAnsi" w:cstheme="minorHAnsi"/>
            <w:sz w:val="24"/>
            <w:szCs w:val="24"/>
          </w:rPr>
          <w:delText>Filling models with expanding polyurethane foam</w:delText>
        </w:r>
      </w:del>
    </w:p>
    <w:p w14:paraId="312F3DDC" w14:textId="033E5631" w:rsidR="00884CB0" w:rsidRPr="00906AA4" w:rsidDel="00A80F37" w:rsidRDefault="00884CB0" w:rsidP="00A80F37">
      <w:pPr>
        <w:spacing w:before="0" w:after="160"/>
        <w:ind w:left="0"/>
        <w:rPr>
          <w:del w:id="11" w:author="hen zelinger" w:date="2017-11-21T11:47:00Z"/>
          <w:rFonts w:asciiTheme="minorHAnsi" w:hAnsiTheme="minorHAnsi" w:cstheme="minorHAnsi"/>
          <w:sz w:val="24"/>
          <w:szCs w:val="24"/>
        </w:rPr>
      </w:pPr>
    </w:p>
    <w:p w14:paraId="7C64F477" w14:textId="77777777" w:rsidR="00884CB0" w:rsidRPr="00906AA4" w:rsidRDefault="00884CB0">
      <w:pPr>
        <w:spacing w:before="0" w:after="160"/>
        <w:ind w:left="0"/>
        <w:rPr>
          <w:rFonts w:asciiTheme="minorHAnsi" w:hAnsiTheme="minorHAnsi" w:cstheme="minorHAnsi"/>
          <w:sz w:val="24"/>
          <w:szCs w:val="24"/>
        </w:rPr>
      </w:pPr>
    </w:p>
    <w:p w14:paraId="48036760" w14:textId="77777777" w:rsidR="00884CB0" w:rsidRPr="00906AA4" w:rsidRDefault="00884CB0">
      <w:pPr>
        <w:spacing w:before="0" w:after="160"/>
        <w:ind w:left="0"/>
        <w:rPr>
          <w:rFonts w:asciiTheme="minorHAnsi" w:hAnsiTheme="minorHAnsi" w:cstheme="minorHAnsi"/>
          <w:sz w:val="24"/>
          <w:szCs w:val="24"/>
        </w:rPr>
      </w:pPr>
    </w:p>
    <w:p w14:paraId="45A1A850" w14:textId="77777777" w:rsidR="00884CB0" w:rsidRPr="00906AA4" w:rsidRDefault="00884CB0">
      <w:pPr>
        <w:spacing w:before="0" w:after="160"/>
        <w:ind w:left="0"/>
        <w:rPr>
          <w:rFonts w:asciiTheme="minorHAnsi" w:hAnsiTheme="minorHAnsi" w:cstheme="minorHAnsi"/>
          <w:sz w:val="24"/>
          <w:szCs w:val="24"/>
        </w:rPr>
      </w:pPr>
    </w:p>
    <w:p w14:paraId="65C2E81E" w14:textId="77777777" w:rsidR="00884CB0" w:rsidRPr="00906AA4" w:rsidRDefault="00884CB0">
      <w:pPr>
        <w:spacing w:before="0" w:after="160"/>
        <w:ind w:left="0"/>
        <w:rPr>
          <w:rFonts w:asciiTheme="minorHAnsi" w:hAnsiTheme="minorHAnsi" w:cstheme="minorHAnsi"/>
          <w:sz w:val="24"/>
          <w:szCs w:val="24"/>
        </w:rPr>
      </w:pPr>
    </w:p>
    <w:p w14:paraId="014FA5B0" w14:textId="77777777" w:rsidR="00CF210A" w:rsidRPr="00906AA4" w:rsidRDefault="00CF210A">
      <w:pPr>
        <w:spacing w:before="0" w:after="160"/>
        <w:ind w:left="0"/>
        <w:rPr>
          <w:rFonts w:asciiTheme="minorHAnsi" w:hAnsiTheme="minorHAnsi" w:cstheme="minorHAnsi"/>
          <w:sz w:val="24"/>
          <w:szCs w:val="24"/>
        </w:rPr>
      </w:pPr>
    </w:p>
    <w:p w14:paraId="6793FBCB" w14:textId="77777777" w:rsidR="00CF210A" w:rsidRPr="00906AA4" w:rsidRDefault="00CF210A">
      <w:pPr>
        <w:spacing w:before="0" w:after="160"/>
        <w:ind w:left="0"/>
        <w:rPr>
          <w:rFonts w:asciiTheme="minorHAnsi" w:hAnsiTheme="minorHAnsi" w:cstheme="minorHAnsi"/>
          <w:sz w:val="24"/>
          <w:szCs w:val="24"/>
        </w:rPr>
      </w:pPr>
    </w:p>
    <w:p w14:paraId="332F970E" w14:textId="77777777" w:rsidR="00CF210A" w:rsidRPr="00906AA4" w:rsidRDefault="00CF210A">
      <w:pPr>
        <w:spacing w:before="0" w:after="160"/>
        <w:ind w:left="0"/>
        <w:rPr>
          <w:rFonts w:asciiTheme="minorHAnsi" w:hAnsiTheme="minorHAnsi" w:cstheme="minorHAnsi"/>
          <w:sz w:val="24"/>
          <w:szCs w:val="24"/>
        </w:rPr>
      </w:pPr>
    </w:p>
    <w:p w14:paraId="43C2C023" w14:textId="77777777" w:rsidR="00CF210A" w:rsidRPr="00906AA4" w:rsidRDefault="00CF210A">
      <w:pPr>
        <w:spacing w:before="0" w:after="160"/>
        <w:ind w:left="0"/>
        <w:rPr>
          <w:rFonts w:asciiTheme="minorHAnsi" w:hAnsiTheme="minorHAnsi" w:cstheme="minorHAnsi"/>
          <w:sz w:val="24"/>
          <w:szCs w:val="24"/>
        </w:rPr>
      </w:pPr>
    </w:p>
    <w:p w14:paraId="2151E691" w14:textId="77777777" w:rsidR="00CF210A" w:rsidRPr="00906AA4" w:rsidRDefault="00CF210A">
      <w:pPr>
        <w:spacing w:before="0" w:after="160"/>
        <w:ind w:left="0"/>
        <w:rPr>
          <w:rFonts w:asciiTheme="minorHAnsi" w:hAnsiTheme="minorHAnsi" w:cstheme="minorHAnsi"/>
          <w:sz w:val="24"/>
          <w:szCs w:val="24"/>
        </w:rPr>
      </w:pPr>
    </w:p>
    <w:p w14:paraId="5E071913" w14:textId="77777777" w:rsidR="00CF210A" w:rsidRPr="00906AA4" w:rsidRDefault="00CF210A">
      <w:pPr>
        <w:spacing w:before="0" w:after="160"/>
        <w:ind w:left="0"/>
        <w:rPr>
          <w:rFonts w:asciiTheme="minorHAnsi" w:hAnsiTheme="minorHAnsi" w:cstheme="minorHAnsi"/>
          <w:sz w:val="24"/>
          <w:szCs w:val="24"/>
        </w:rPr>
      </w:pPr>
    </w:p>
    <w:p w14:paraId="5159C3EB" w14:textId="77777777" w:rsidR="00CF210A" w:rsidRPr="00906AA4" w:rsidRDefault="00CF210A">
      <w:pPr>
        <w:spacing w:before="0" w:after="160"/>
        <w:ind w:left="0"/>
        <w:rPr>
          <w:rFonts w:asciiTheme="minorHAnsi" w:hAnsiTheme="minorHAnsi" w:cstheme="minorHAnsi"/>
          <w:sz w:val="24"/>
          <w:szCs w:val="24"/>
        </w:rPr>
      </w:pPr>
    </w:p>
    <w:p w14:paraId="7BBDFC4A" w14:textId="77777777" w:rsidR="00CF210A" w:rsidRPr="00906AA4" w:rsidRDefault="00CF210A">
      <w:pPr>
        <w:spacing w:before="0" w:after="160"/>
        <w:ind w:left="0"/>
        <w:rPr>
          <w:rFonts w:asciiTheme="minorHAnsi" w:hAnsiTheme="minorHAnsi" w:cstheme="minorHAnsi"/>
          <w:sz w:val="24"/>
          <w:szCs w:val="24"/>
        </w:rPr>
      </w:pPr>
    </w:p>
    <w:p w14:paraId="42848EA1" w14:textId="77777777" w:rsidR="00CF210A" w:rsidRPr="00906AA4" w:rsidRDefault="00CF210A">
      <w:pPr>
        <w:spacing w:before="0" w:after="160"/>
        <w:ind w:left="0"/>
        <w:rPr>
          <w:rFonts w:asciiTheme="minorHAnsi" w:hAnsiTheme="minorHAnsi" w:cstheme="minorHAnsi"/>
          <w:sz w:val="24"/>
          <w:szCs w:val="24"/>
        </w:rPr>
      </w:pPr>
    </w:p>
    <w:p w14:paraId="7260981E" w14:textId="62033390" w:rsidR="00CF210A" w:rsidRPr="00906AA4" w:rsidRDefault="00254F16">
      <w:pPr>
        <w:spacing w:before="0" w:after="160"/>
        <w:ind w:left="0"/>
        <w:rPr>
          <w:rFonts w:asciiTheme="minorHAnsi" w:hAnsiTheme="minorHAnsi" w:cstheme="minorHAnsi"/>
          <w:sz w:val="24"/>
          <w:szCs w:val="24"/>
        </w:rPr>
      </w:pPr>
      <w:ins w:id="12" w:author="hen zelinger" w:date="2017-11-21T11:50:00Z">
        <w:r>
          <w:rPr>
            <w:rFonts w:asciiTheme="minorHAnsi" w:hAnsiTheme="minorHAnsi" w:cstheme="minorHAnsi"/>
            <w:noProof/>
            <w:sz w:val="24"/>
            <w:szCs w:val="24"/>
          </w:rPr>
          <mc:AlternateContent>
            <mc:Choice Requires="wps">
              <w:drawing>
                <wp:anchor distT="0" distB="0" distL="114300" distR="114300" simplePos="0" relativeHeight="251663360" behindDoc="0" locked="0" layoutInCell="1" allowOverlap="1" wp14:anchorId="7C6D7A0E" wp14:editId="2AAF2C20">
                  <wp:simplePos x="0" y="0"/>
                  <wp:positionH relativeFrom="column">
                    <wp:posOffset>1209040</wp:posOffset>
                  </wp:positionH>
                  <wp:positionV relativeFrom="paragraph">
                    <wp:posOffset>116840</wp:posOffset>
                  </wp:positionV>
                  <wp:extent cx="4419600" cy="1514475"/>
                  <wp:effectExtent l="0" t="0" r="0" b="0"/>
                  <wp:wrapNone/>
                  <wp:docPr id="9" name="Text Box 9"/>
                  <wp:cNvGraphicFramePr/>
                  <a:graphic xmlns:a="http://schemas.openxmlformats.org/drawingml/2006/main">
                    <a:graphicData uri="http://schemas.microsoft.com/office/word/2010/wordprocessingShape">
                      <wps:wsp>
                        <wps:cNvSpPr txBox="1"/>
                        <wps:spPr>
                          <a:xfrm>
                            <a:off x="0" y="0"/>
                            <a:ext cx="4419600" cy="1514475"/>
                          </a:xfrm>
                          <a:prstGeom prst="rect">
                            <a:avLst/>
                          </a:prstGeom>
                          <a:noFill/>
                          <a:ln w="6350">
                            <a:noFill/>
                          </a:ln>
                        </wps:spPr>
                        <wps:txbx>
                          <w:txbxContent>
                            <w:p w14:paraId="6014C2FD" w14:textId="4192A9F3" w:rsidR="00A80F37" w:rsidRPr="0086012D" w:rsidRDefault="00A80F37">
                              <w:pPr>
                                <w:pStyle w:val="headlinecover1"/>
                                <w:rPr>
                                  <w:ins w:id="13" w:author="hen zelinger" w:date="2017-11-21T11:51:00Z"/>
                                </w:rPr>
                                <w:pPrChange w:id="14" w:author="hen zelinger" w:date="2017-11-21T11:51:00Z">
                                  <w:pPr>
                                    <w:ind w:left="0"/>
                                  </w:pPr>
                                </w:pPrChange>
                              </w:pPr>
                              <w:ins w:id="15" w:author="hen zelinger" w:date="2017-11-21T11:51:00Z">
                                <w:r w:rsidRPr="00DD269D">
                                  <w:t>Massiv</w:t>
                                </w:r>
                                <w:r w:rsidRPr="0086012D">
                                  <w:t>it</w:t>
                                </w:r>
                              </w:ins>
                            </w:p>
                            <w:p w14:paraId="3BC81386" w14:textId="58C9D43D" w:rsidR="00A80F37" w:rsidRDefault="00A80F37">
                              <w:pPr>
                                <w:pStyle w:val="headlinecover2"/>
                                <w:rPr>
                                  <w:ins w:id="16" w:author="hen zelinger" w:date="2017-11-21T11:51:00Z"/>
                                </w:rPr>
                                <w:pPrChange w:id="17" w:author="hen zelinger" w:date="2017-11-21T11:54:00Z">
                                  <w:pPr>
                                    <w:pStyle w:val="BasicParagraph"/>
                                    <w:bidi w:val="0"/>
                                  </w:pPr>
                                </w:pPrChange>
                              </w:pPr>
                              <w:ins w:id="18" w:author="hen zelinger" w:date="2017-11-21T11:51:00Z">
                                <w:r>
                                  <w:t xml:space="preserve">HOW-TO GUIDE </w:t>
                                </w:r>
                              </w:ins>
                            </w:p>
                            <w:p w14:paraId="0EA5BD41" w14:textId="77777777" w:rsidR="00A80F37" w:rsidRDefault="00A80F3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D7A0E" id="_x0000_t202" coordsize="21600,21600" o:spt="202" path="m,l,21600r21600,l21600,xe">
                  <v:stroke joinstyle="miter"/>
                  <v:path gradientshapeok="t" o:connecttype="rect"/>
                </v:shapetype>
                <v:shape id="Text Box 9" o:spid="_x0000_s1026" type="#_x0000_t202" style="position:absolute;margin-left:95.2pt;margin-top:9.2pt;width:348pt;height:11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" filled="f" stroked="f" strokeweight=".5pt">
                  <v:textbox>
                    <w:txbxContent>
                      <w:p w14:paraId="6014C2FD" w14:textId="4192A9F3" w:rsidR="00A80F37" w:rsidRPr="0086012D" w:rsidRDefault="00A80F37">
                        <w:pPr>
                          <w:pStyle w:val="headlinecover1"/>
                          <w:rPr>
                            <w:ins w:id="19" w:author="hen zelinger" w:date="2017-11-21T11:51:00Z"/>
                          </w:rPr>
                          <w:pPrChange w:id="20" w:author="hen zelinger" w:date="2017-11-21T11:51:00Z">
                            <w:pPr>
                              <w:ind w:left="0"/>
                            </w:pPr>
                          </w:pPrChange>
                        </w:pPr>
                        <w:ins w:id="21" w:author="hen zelinger" w:date="2017-11-21T11:51:00Z">
                          <w:r w:rsidRPr="00DD269D">
                            <w:t>Massiv</w:t>
                          </w:r>
                          <w:r w:rsidRPr="0086012D">
                            <w:t>it</w:t>
                          </w:r>
                        </w:ins>
                      </w:p>
                      <w:p w14:paraId="3BC81386" w14:textId="58C9D43D" w:rsidR="00A80F37" w:rsidRDefault="00A80F37">
                        <w:pPr>
                          <w:pStyle w:val="headlinecover2"/>
                          <w:rPr>
                            <w:ins w:id="22" w:author="hen zelinger" w:date="2017-11-21T11:51:00Z"/>
                          </w:rPr>
                          <w:pPrChange w:id="23" w:author="hen zelinger" w:date="2017-11-21T11:54:00Z">
                            <w:pPr>
                              <w:pStyle w:val="BasicParagraph"/>
                              <w:bidi w:val="0"/>
                            </w:pPr>
                          </w:pPrChange>
                        </w:pPr>
                        <w:ins w:id="24" w:author="hen zelinger" w:date="2017-11-21T11:51:00Z">
                          <w:r>
                            <w:t xml:space="preserve">HOW-TO GUIDE </w:t>
                          </w:r>
                        </w:ins>
                      </w:p>
                      <w:p w14:paraId="0EA5BD41" w14:textId="77777777" w:rsidR="00A80F37" w:rsidRDefault="00A80F37">
                        <w:pPr>
                          <w:ind w:left="0"/>
                        </w:pPr>
                      </w:p>
                    </w:txbxContent>
                  </v:textbox>
                </v:shape>
              </w:pict>
            </mc:Fallback>
          </mc:AlternateContent>
        </w:r>
      </w:ins>
    </w:p>
    <w:p w14:paraId="7EB8AABC" w14:textId="38BDBCDD" w:rsidR="00CF210A" w:rsidRPr="00906AA4" w:rsidRDefault="00CF210A">
      <w:pPr>
        <w:spacing w:before="0" w:after="160"/>
        <w:ind w:left="0"/>
        <w:rPr>
          <w:rFonts w:asciiTheme="minorHAnsi" w:hAnsiTheme="minorHAnsi" w:cstheme="minorHAnsi"/>
          <w:sz w:val="24"/>
          <w:szCs w:val="24"/>
        </w:rPr>
      </w:pPr>
    </w:p>
    <w:p w14:paraId="0D7AE79C" w14:textId="1DC73D4C" w:rsidR="00CF210A" w:rsidRPr="00906AA4" w:rsidRDefault="00CF210A">
      <w:pPr>
        <w:spacing w:before="0" w:after="160"/>
        <w:ind w:left="0"/>
        <w:rPr>
          <w:rFonts w:asciiTheme="minorHAnsi" w:hAnsiTheme="minorHAnsi" w:cstheme="minorHAnsi"/>
          <w:sz w:val="24"/>
          <w:szCs w:val="24"/>
        </w:rPr>
      </w:pPr>
    </w:p>
    <w:p w14:paraId="3F140225" w14:textId="3F06C6F8" w:rsidR="00CF210A" w:rsidRPr="00906AA4" w:rsidRDefault="00CF210A">
      <w:pPr>
        <w:spacing w:before="0" w:after="160"/>
        <w:ind w:left="0"/>
        <w:rPr>
          <w:rFonts w:asciiTheme="minorHAnsi" w:hAnsiTheme="minorHAnsi" w:cstheme="minorHAnsi"/>
          <w:sz w:val="24"/>
          <w:szCs w:val="24"/>
        </w:rPr>
      </w:pPr>
    </w:p>
    <w:p w14:paraId="7DA3214D" w14:textId="77777777" w:rsidR="00CF210A" w:rsidRPr="00906AA4" w:rsidRDefault="00CF210A">
      <w:pPr>
        <w:spacing w:before="0" w:after="160"/>
        <w:ind w:left="0"/>
        <w:rPr>
          <w:rFonts w:asciiTheme="minorHAnsi" w:hAnsiTheme="minorHAnsi" w:cstheme="minorHAnsi"/>
          <w:sz w:val="24"/>
          <w:szCs w:val="24"/>
        </w:rPr>
      </w:pPr>
    </w:p>
    <w:p w14:paraId="76417B55" w14:textId="5C41E905" w:rsidR="00CF210A" w:rsidRPr="00906AA4" w:rsidRDefault="00254F16">
      <w:pPr>
        <w:spacing w:before="0" w:after="160"/>
        <w:ind w:left="0"/>
        <w:rPr>
          <w:rFonts w:asciiTheme="minorHAnsi" w:hAnsiTheme="minorHAnsi" w:cstheme="minorHAnsi"/>
          <w:sz w:val="24"/>
          <w:szCs w:val="24"/>
        </w:rPr>
      </w:pPr>
      <w:ins w:id="25" w:author="hen zelinger" w:date="2017-11-21T11:56:00Z">
        <w:r>
          <w:rPr>
            <w:noProof/>
          </w:rPr>
          <mc:AlternateContent>
            <mc:Choice Requires="wps">
              <w:drawing>
                <wp:anchor distT="0" distB="0" distL="114300" distR="114300" simplePos="0" relativeHeight="251664384" behindDoc="0" locked="0" layoutInCell="1" allowOverlap="1" wp14:anchorId="7D7AEB72" wp14:editId="1D3C9F4B">
                  <wp:simplePos x="0" y="0"/>
                  <wp:positionH relativeFrom="column">
                    <wp:posOffset>1256665</wp:posOffset>
                  </wp:positionH>
                  <wp:positionV relativeFrom="paragraph">
                    <wp:posOffset>128905</wp:posOffset>
                  </wp:positionV>
                  <wp:extent cx="4000500" cy="1028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000500" cy="1028700"/>
                          </a:xfrm>
                          <a:prstGeom prst="rect">
                            <a:avLst/>
                          </a:prstGeom>
                          <a:noFill/>
                          <a:ln w="6350">
                            <a:noFill/>
                          </a:ln>
                        </wps:spPr>
                        <wps:txbx>
                          <w:txbxContent>
                            <w:p w14:paraId="38564504" w14:textId="77777777" w:rsidR="00292EA8" w:rsidRDefault="00292EA8">
                              <w:pPr>
                                <w:pStyle w:val="headlinecover3"/>
                                <w:rPr>
                                  <w:ins w:id="26" w:author="hen zelinger" w:date="2017-11-21T11:56:00Z"/>
                                </w:rPr>
                                <w:pPrChange w:id="27" w:author="hen zelinger" w:date="2017-11-21T11:57:00Z">
                                  <w:pPr>
                                    <w:pStyle w:val="BasicParagraph"/>
                                    <w:suppressAutoHyphens/>
                                    <w:bidi w:val="0"/>
                                  </w:pPr>
                                </w:pPrChange>
                              </w:pPr>
                              <w:ins w:id="28" w:author="hen zelinger" w:date="2017-11-21T11:56:00Z">
                                <w:r>
                                  <w:t>Filling up models with expanding polyurethane foam</w:t>
                                </w:r>
                              </w:ins>
                            </w:p>
                            <w:p w14:paraId="04239ABE" w14:textId="77777777" w:rsidR="00292EA8" w:rsidRDefault="00292EA8">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7AEB72" id="Text Box 10" o:spid="_x0000_s1027" type="#_x0000_t202" style="position:absolute;margin-left:98.95pt;margin-top:10.15pt;width:315pt;height:8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" filled="f" stroked="f" strokeweight=".5pt">
                  <v:textbox>
                    <w:txbxContent>
                      <w:p w14:paraId="38564504" w14:textId="77777777" w:rsidR="00292EA8" w:rsidRDefault="00292EA8">
                        <w:pPr>
                          <w:pStyle w:val="headlinecover3"/>
                          <w:rPr>
                            <w:ins w:id="29" w:author="hen zelinger" w:date="2017-11-21T11:56:00Z"/>
                          </w:rPr>
                          <w:pPrChange w:id="30" w:author="hen zelinger" w:date="2017-11-21T11:57:00Z">
                            <w:pPr>
                              <w:pStyle w:val="BasicParagraph"/>
                              <w:suppressAutoHyphens/>
                              <w:bidi w:val="0"/>
                            </w:pPr>
                          </w:pPrChange>
                        </w:pPr>
                        <w:ins w:id="31" w:author="hen zelinger" w:date="2017-11-21T11:56:00Z">
                          <w:r>
                            <w:t>Filling up models with expanding polyurethane foam</w:t>
                          </w:r>
                        </w:ins>
                      </w:p>
                      <w:p w14:paraId="04239ABE" w14:textId="77777777" w:rsidR="00292EA8" w:rsidRDefault="00292EA8">
                        <w:pPr>
                          <w:ind w:left="0"/>
                        </w:pPr>
                      </w:p>
                    </w:txbxContent>
                  </v:textbox>
                </v:shape>
              </w:pict>
            </mc:Fallback>
          </mc:AlternateContent>
        </w:r>
      </w:ins>
    </w:p>
    <w:p w14:paraId="49256F87" w14:textId="6E7366F6" w:rsidR="00CF210A" w:rsidRPr="00906AA4" w:rsidRDefault="00CF210A">
      <w:pPr>
        <w:spacing w:before="0" w:after="160"/>
        <w:ind w:left="0"/>
        <w:rPr>
          <w:rFonts w:asciiTheme="minorHAnsi" w:hAnsiTheme="minorHAnsi" w:cstheme="minorHAnsi"/>
          <w:sz w:val="24"/>
          <w:szCs w:val="24"/>
        </w:rPr>
      </w:pPr>
    </w:p>
    <w:p w14:paraId="3C346D6D" w14:textId="0CA6BFC7" w:rsidR="00884CB0" w:rsidRPr="00906AA4" w:rsidRDefault="00884CB0">
      <w:pPr>
        <w:spacing w:before="0" w:after="160"/>
        <w:ind w:left="0"/>
        <w:rPr>
          <w:rFonts w:asciiTheme="minorHAnsi" w:hAnsiTheme="minorHAnsi" w:cstheme="minorHAnsi"/>
          <w:sz w:val="24"/>
          <w:szCs w:val="24"/>
        </w:rPr>
      </w:pPr>
    </w:p>
    <w:p w14:paraId="4256D134" w14:textId="41AE0F96" w:rsidR="00884CB0" w:rsidRPr="00906AA4" w:rsidDel="00A80F37" w:rsidRDefault="00A80F37">
      <w:pPr>
        <w:spacing w:before="0" w:after="160"/>
        <w:ind w:left="0"/>
        <w:rPr>
          <w:del w:id="32" w:author="hen zelinger" w:date="2017-11-21T11:48:00Z"/>
          <w:rFonts w:asciiTheme="minorHAnsi" w:hAnsiTheme="minorHAnsi" w:cstheme="minorHAnsi"/>
          <w:sz w:val="24"/>
          <w:szCs w:val="24"/>
        </w:rPr>
      </w:pPr>
      <w:ins w:id="33" w:author="hen zelinger" w:date="2017-11-21T11:48:00Z">
        <w:r>
          <w:rPr>
            <w:noProof/>
          </w:rPr>
          <mc:AlternateContent>
            <mc:Choice Requires="wps">
              <w:drawing>
                <wp:anchor distT="0" distB="0" distL="114300" distR="114300" simplePos="0" relativeHeight="251661312" behindDoc="0" locked="0" layoutInCell="1" allowOverlap="1" wp14:anchorId="32C739BA" wp14:editId="39B7C7A7">
                  <wp:simplePos x="0" y="0"/>
                  <wp:positionH relativeFrom="column">
                    <wp:posOffset>46990</wp:posOffset>
                  </wp:positionH>
                  <wp:positionV relativeFrom="paragraph">
                    <wp:posOffset>2803525</wp:posOffset>
                  </wp:positionV>
                  <wp:extent cx="1419225" cy="32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419225" cy="323850"/>
                          </a:xfrm>
                          <a:prstGeom prst="rect">
                            <a:avLst/>
                          </a:prstGeom>
                          <a:noFill/>
                          <a:ln w="6350">
                            <a:noFill/>
                          </a:ln>
                        </wps:spPr>
                        <wps:txbx>
                          <w:txbxContent>
                            <w:p w14:paraId="5D028F50" w14:textId="77777777" w:rsidR="00A80F37" w:rsidRPr="00906AA4" w:rsidRDefault="00A80F37" w:rsidP="00A80F37">
                              <w:pPr>
                                <w:spacing w:before="0" w:after="160"/>
                                <w:ind w:left="0"/>
                                <w:rPr>
                                  <w:ins w:id="34" w:author="hen zelinger" w:date="2017-11-21T11:48:00Z"/>
                                  <w:rFonts w:asciiTheme="minorHAnsi" w:hAnsiTheme="minorHAnsi" w:cstheme="minorHAnsi"/>
                                  <w:sz w:val="24"/>
                                  <w:szCs w:val="24"/>
                                </w:rPr>
                              </w:pPr>
                              <w:ins w:id="35" w:author="hen zelinger" w:date="2017-11-21T11:48:00Z">
                                <w:r>
                                  <w:fldChar w:fldCharType="begin"/>
                                </w:r>
                                <w:r>
                                  <w:instrText xml:space="preserve"> HYPERLINK "http://www.massivit.com" </w:instrText>
                                </w:r>
                                <w:r>
                                  <w:fldChar w:fldCharType="separate"/>
                                </w:r>
                                <w:r w:rsidRPr="00906AA4">
                                  <w:rPr>
                                    <w:rStyle w:val="Hyperlink"/>
                                    <w:rFonts w:asciiTheme="minorHAnsi" w:hAnsiTheme="minorHAnsi" w:cstheme="minorHAnsi"/>
                                    <w:sz w:val="24"/>
                                    <w:szCs w:val="24"/>
                                  </w:rPr>
                                  <w:t>www.massivit.com</w:t>
                                </w:r>
                                <w:r>
                                  <w:rPr>
                                    <w:rStyle w:val="Hyperlink"/>
                                    <w:rFonts w:asciiTheme="minorHAnsi" w:hAnsiTheme="minorHAnsi" w:cstheme="minorHAnsi"/>
                                    <w:sz w:val="24"/>
                                    <w:szCs w:val="24"/>
                                  </w:rPr>
                                  <w:fldChar w:fldCharType="end"/>
                                </w:r>
                                <w:r w:rsidRPr="00906AA4">
                                  <w:rPr>
                                    <w:rFonts w:asciiTheme="minorHAnsi" w:hAnsiTheme="minorHAnsi" w:cstheme="minorHAnsi"/>
                                    <w:sz w:val="24"/>
                                    <w:szCs w:val="24"/>
                                  </w:rPr>
                                  <w:t xml:space="preserve"> </w:t>
                                </w:r>
                              </w:ins>
                            </w:p>
                            <w:p w14:paraId="30F6B49D" w14:textId="77777777" w:rsidR="00A80F37" w:rsidRDefault="00A80F3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739BA" id="Text Box 7" o:spid="_x0000_s1028" type="#_x0000_t202" style="position:absolute;margin-left:3.7pt;margin-top:220.75pt;width:111.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" filled="f" stroked="f" strokeweight=".5pt">
                  <v:textbox>
                    <w:txbxContent>
                      <w:p w14:paraId="5D028F50" w14:textId="77777777" w:rsidR="00A80F37" w:rsidRPr="00906AA4" w:rsidRDefault="00A80F37" w:rsidP="00A80F37">
                        <w:pPr>
                          <w:spacing w:before="0" w:after="160"/>
                          <w:ind w:left="0"/>
                          <w:rPr>
                            <w:ins w:id="36" w:author="hen zelinger" w:date="2017-11-21T11:48:00Z"/>
                            <w:rFonts w:asciiTheme="minorHAnsi" w:hAnsiTheme="minorHAnsi" w:cstheme="minorHAnsi"/>
                            <w:sz w:val="24"/>
                            <w:szCs w:val="24"/>
                          </w:rPr>
                        </w:pPr>
                        <w:ins w:id="37" w:author="hen zelinger" w:date="2017-11-21T11:48:00Z">
                          <w:r>
                            <w:fldChar w:fldCharType="begin"/>
                          </w:r>
                          <w:r>
                            <w:instrText xml:space="preserve"> HYPERLINK "http://www.massivit.com" </w:instrText>
                          </w:r>
                          <w:r>
                            <w:fldChar w:fldCharType="separate"/>
                          </w:r>
                          <w:r w:rsidRPr="00906AA4">
                            <w:rPr>
                              <w:rStyle w:val="Hyperlink"/>
                              <w:rFonts w:asciiTheme="minorHAnsi" w:hAnsiTheme="minorHAnsi" w:cstheme="minorHAnsi"/>
                              <w:sz w:val="24"/>
                              <w:szCs w:val="24"/>
                            </w:rPr>
                            <w:t>www.massivit.com</w:t>
                          </w:r>
                          <w:r>
                            <w:rPr>
                              <w:rStyle w:val="Hyperlink"/>
                              <w:rFonts w:asciiTheme="minorHAnsi" w:hAnsiTheme="minorHAnsi" w:cstheme="minorHAnsi"/>
                              <w:sz w:val="24"/>
                              <w:szCs w:val="24"/>
                            </w:rPr>
                            <w:fldChar w:fldCharType="end"/>
                          </w:r>
                          <w:r w:rsidRPr="00906AA4">
                            <w:rPr>
                              <w:rFonts w:asciiTheme="minorHAnsi" w:hAnsiTheme="minorHAnsi" w:cstheme="minorHAnsi"/>
                              <w:sz w:val="24"/>
                              <w:szCs w:val="24"/>
                            </w:rPr>
                            <w:t xml:space="preserve"> </w:t>
                          </w:r>
                        </w:ins>
                      </w:p>
                      <w:p w14:paraId="30F6B49D" w14:textId="77777777" w:rsidR="00A80F37" w:rsidRDefault="00A80F37">
                        <w:pPr>
                          <w:ind w:left="0"/>
                        </w:pPr>
                      </w:p>
                    </w:txbxContent>
                  </v:textbox>
                </v:shape>
              </w:pict>
            </mc:Fallback>
          </mc:AlternateContent>
        </w:r>
      </w:ins>
      <w:del w:id="38" w:author="hen zelinger" w:date="2017-11-21T11:48:00Z">
        <w:r w:rsidR="000007D8" w:rsidDel="00A80F37">
          <w:fldChar w:fldCharType="begin"/>
        </w:r>
        <w:r w:rsidR="000007D8" w:rsidDel="00A80F37">
          <w:delInstrText xml:space="preserve"> HYPERLINK "http://www.massivit.com" </w:delInstrText>
        </w:r>
        <w:r w:rsidR="000007D8" w:rsidDel="00A80F37">
          <w:fldChar w:fldCharType="separate"/>
        </w:r>
        <w:r w:rsidR="00884CB0" w:rsidRPr="00906AA4" w:rsidDel="00A80F37">
          <w:rPr>
            <w:rStyle w:val="Hyperlink"/>
            <w:rFonts w:asciiTheme="minorHAnsi" w:hAnsiTheme="minorHAnsi" w:cstheme="minorHAnsi"/>
            <w:sz w:val="24"/>
            <w:szCs w:val="24"/>
          </w:rPr>
          <w:delText>www.massivit.com</w:delText>
        </w:r>
        <w:r w:rsidR="000007D8" w:rsidDel="00A80F37">
          <w:rPr>
            <w:rStyle w:val="Hyperlink"/>
            <w:rFonts w:asciiTheme="minorHAnsi" w:hAnsiTheme="minorHAnsi" w:cstheme="minorHAnsi"/>
            <w:sz w:val="24"/>
            <w:szCs w:val="24"/>
          </w:rPr>
          <w:fldChar w:fldCharType="end"/>
        </w:r>
        <w:r w:rsidR="00884CB0" w:rsidRPr="00906AA4" w:rsidDel="00A80F37">
          <w:rPr>
            <w:rFonts w:asciiTheme="minorHAnsi" w:hAnsiTheme="minorHAnsi" w:cstheme="minorHAnsi"/>
            <w:sz w:val="24"/>
            <w:szCs w:val="24"/>
          </w:rPr>
          <w:delText xml:space="preserve"> </w:delText>
        </w:r>
      </w:del>
    </w:p>
    <w:p w14:paraId="17A4933B" w14:textId="77777777" w:rsidR="00AE4E47" w:rsidRPr="00906AA4" w:rsidRDefault="00AE4E47" w:rsidP="00AE4E47">
      <w:pPr>
        <w:tabs>
          <w:tab w:val="left" w:pos="3828"/>
        </w:tabs>
        <w:rPr>
          <w:rFonts w:asciiTheme="minorHAnsi" w:hAnsiTheme="minorHAnsi" w:cstheme="minorHAnsi"/>
          <w:b/>
          <w:bCs/>
          <w:sz w:val="24"/>
          <w:szCs w:val="24"/>
        </w:rPr>
        <w:sectPr w:rsidR="00AE4E47" w:rsidRPr="00906AA4" w:rsidSect="00254F16">
          <w:footerReference w:type="even" r:id="rId9"/>
          <w:headerReference w:type="first" r:id="rId10"/>
          <w:footerReference w:type="first" r:id="rId11"/>
          <w:pgSz w:w="11906" w:h="16838" w:code="9"/>
          <w:pgMar w:top="2448" w:right="1008" w:bottom="993" w:left="1276" w:header="851" w:footer="0" w:gutter="0"/>
          <w:cols w:space="708"/>
          <w:docGrid w:linePitch="360"/>
          <w:sectPrChange w:id="39" w:author="hen zelinger" w:date="2017-11-21T12:05:00Z">
            <w:sectPr w:rsidR="00AE4E47" w:rsidRPr="00906AA4" w:rsidSect="00254F16">
              <w:pgSz w:w="12240" w:h="15840" w:code="1"/>
              <w:pgMar w:top="1276" w:right="1440" w:bottom="993" w:left="1276" w:header="851" w:footer="0" w:gutter="0"/>
            </w:sectPr>
          </w:sectPrChange>
        </w:sectPr>
      </w:pPr>
    </w:p>
    <w:p w14:paraId="1FB10205" w14:textId="0826CE73" w:rsidR="00CF210A" w:rsidRPr="00906AA4" w:rsidDel="00292EA8" w:rsidRDefault="00CF210A" w:rsidP="00CF210A">
      <w:pPr>
        <w:spacing w:before="0" w:after="160"/>
        <w:ind w:left="0"/>
        <w:rPr>
          <w:del w:id="40" w:author="hen zelinger" w:date="2017-11-21T11:57:00Z"/>
          <w:rFonts w:asciiTheme="minorHAnsi" w:hAnsiTheme="minorHAnsi" w:cstheme="minorHAnsi"/>
          <w:sz w:val="24"/>
          <w:szCs w:val="24"/>
        </w:rPr>
      </w:pPr>
      <w:del w:id="41" w:author="hen zelinger" w:date="2017-11-21T11:57:00Z">
        <w:r w:rsidRPr="00906AA4" w:rsidDel="00292EA8">
          <w:rPr>
            <w:rFonts w:asciiTheme="minorHAnsi" w:hAnsiTheme="minorHAnsi" w:cstheme="minorHAnsi"/>
            <w:sz w:val="24"/>
            <w:szCs w:val="24"/>
          </w:rPr>
          <w:lastRenderedPageBreak/>
          <w:delText>&lt; page 2&gt;</w:delText>
        </w:r>
      </w:del>
    </w:p>
    <w:p w14:paraId="64A74D82" w14:textId="77777777" w:rsidR="0093032D" w:rsidRPr="00906AA4" w:rsidRDefault="0093032D" w:rsidP="00CF210A">
      <w:pPr>
        <w:spacing w:before="0" w:after="160"/>
        <w:ind w:left="0"/>
        <w:rPr>
          <w:rFonts w:asciiTheme="minorHAnsi" w:hAnsiTheme="minorHAnsi" w:cstheme="minorHAnsi"/>
          <w:sz w:val="24"/>
          <w:szCs w:val="24"/>
        </w:rPr>
      </w:pPr>
    </w:p>
    <w:p w14:paraId="01557050" w14:textId="77777777" w:rsidR="0093032D" w:rsidRPr="00906AA4" w:rsidRDefault="0093032D" w:rsidP="00CF210A">
      <w:pPr>
        <w:spacing w:before="0" w:after="160"/>
        <w:ind w:left="0"/>
        <w:rPr>
          <w:rFonts w:asciiTheme="minorHAnsi" w:hAnsiTheme="minorHAnsi" w:cstheme="minorHAnsi"/>
          <w:sz w:val="24"/>
          <w:szCs w:val="24"/>
        </w:rPr>
      </w:pPr>
    </w:p>
    <w:p w14:paraId="45C258BF" w14:textId="77777777" w:rsidR="0093032D" w:rsidRPr="00906AA4" w:rsidRDefault="0093032D" w:rsidP="00CF210A">
      <w:pPr>
        <w:spacing w:before="0" w:after="160"/>
        <w:ind w:left="0"/>
        <w:rPr>
          <w:rFonts w:asciiTheme="minorHAnsi" w:hAnsiTheme="minorHAnsi" w:cstheme="minorHAnsi"/>
          <w:sz w:val="24"/>
          <w:szCs w:val="24"/>
        </w:rPr>
      </w:pPr>
    </w:p>
    <w:p w14:paraId="4BD36D41" w14:textId="77777777" w:rsidR="0093032D" w:rsidRPr="00906AA4" w:rsidRDefault="0093032D" w:rsidP="00CF210A">
      <w:pPr>
        <w:spacing w:before="0" w:after="160"/>
        <w:ind w:left="0"/>
        <w:rPr>
          <w:rFonts w:asciiTheme="minorHAnsi" w:hAnsiTheme="minorHAnsi" w:cstheme="minorHAnsi"/>
          <w:sz w:val="24"/>
          <w:szCs w:val="24"/>
        </w:rPr>
      </w:pPr>
    </w:p>
    <w:p w14:paraId="09134210" w14:textId="77777777" w:rsidR="0093032D" w:rsidRPr="00906AA4" w:rsidRDefault="0093032D" w:rsidP="00CF210A">
      <w:pPr>
        <w:spacing w:before="0" w:after="160"/>
        <w:ind w:left="0"/>
        <w:rPr>
          <w:rFonts w:asciiTheme="minorHAnsi" w:hAnsiTheme="minorHAnsi" w:cstheme="minorHAnsi"/>
          <w:sz w:val="24"/>
          <w:szCs w:val="24"/>
        </w:rPr>
      </w:pPr>
    </w:p>
    <w:p w14:paraId="42DA256C" w14:textId="77777777" w:rsidR="0093032D" w:rsidRPr="00906AA4" w:rsidRDefault="0093032D" w:rsidP="00CF210A">
      <w:pPr>
        <w:spacing w:before="0" w:after="160"/>
        <w:ind w:left="0"/>
        <w:rPr>
          <w:rFonts w:asciiTheme="minorHAnsi" w:hAnsiTheme="minorHAnsi" w:cstheme="minorHAnsi"/>
          <w:sz w:val="24"/>
          <w:szCs w:val="24"/>
        </w:rPr>
      </w:pPr>
    </w:p>
    <w:p w14:paraId="45DA7042" w14:textId="77777777" w:rsidR="0093032D" w:rsidRPr="00906AA4" w:rsidRDefault="0093032D" w:rsidP="00CF210A">
      <w:pPr>
        <w:spacing w:before="0" w:after="160"/>
        <w:ind w:left="0"/>
        <w:rPr>
          <w:rFonts w:asciiTheme="minorHAnsi" w:hAnsiTheme="minorHAnsi" w:cstheme="minorHAnsi"/>
          <w:sz w:val="24"/>
          <w:szCs w:val="24"/>
        </w:rPr>
      </w:pPr>
    </w:p>
    <w:p w14:paraId="68116D84" w14:textId="77777777" w:rsidR="0093032D" w:rsidRPr="00906AA4" w:rsidRDefault="0093032D" w:rsidP="00CF210A">
      <w:pPr>
        <w:spacing w:before="0" w:after="160"/>
        <w:ind w:left="0"/>
        <w:rPr>
          <w:rFonts w:asciiTheme="minorHAnsi" w:hAnsiTheme="minorHAnsi" w:cstheme="minorHAnsi"/>
          <w:sz w:val="24"/>
          <w:szCs w:val="24"/>
        </w:rPr>
      </w:pPr>
    </w:p>
    <w:p w14:paraId="7FA33D1D" w14:textId="77777777" w:rsidR="0093032D" w:rsidRPr="00906AA4" w:rsidRDefault="0093032D" w:rsidP="00CF210A">
      <w:pPr>
        <w:spacing w:before="0" w:after="160"/>
        <w:ind w:left="0"/>
        <w:rPr>
          <w:rFonts w:asciiTheme="minorHAnsi" w:hAnsiTheme="minorHAnsi" w:cstheme="minorHAnsi"/>
          <w:sz w:val="24"/>
          <w:szCs w:val="24"/>
        </w:rPr>
      </w:pPr>
    </w:p>
    <w:p w14:paraId="346C6B69" w14:textId="77777777" w:rsidR="0093032D" w:rsidRPr="00906AA4" w:rsidRDefault="0093032D" w:rsidP="00CF210A">
      <w:pPr>
        <w:spacing w:before="0" w:after="160"/>
        <w:ind w:left="0"/>
        <w:rPr>
          <w:rFonts w:asciiTheme="minorHAnsi" w:hAnsiTheme="minorHAnsi" w:cstheme="minorHAnsi"/>
          <w:sz w:val="24"/>
          <w:szCs w:val="24"/>
        </w:rPr>
      </w:pPr>
    </w:p>
    <w:p w14:paraId="3E6167F2" w14:textId="77777777" w:rsidR="0093032D" w:rsidRPr="00906AA4" w:rsidRDefault="0093032D" w:rsidP="00CF210A">
      <w:pPr>
        <w:spacing w:before="0" w:after="160"/>
        <w:ind w:left="0"/>
        <w:rPr>
          <w:rFonts w:asciiTheme="minorHAnsi" w:hAnsiTheme="minorHAnsi" w:cstheme="minorHAnsi"/>
          <w:sz w:val="24"/>
          <w:szCs w:val="24"/>
        </w:rPr>
      </w:pPr>
    </w:p>
    <w:p w14:paraId="39DD8FB9" w14:textId="51B24A62" w:rsidR="0093032D" w:rsidRDefault="0093032D" w:rsidP="00CF210A">
      <w:pPr>
        <w:spacing w:before="0" w:after="160"/>
        <w:ind w:left="0"/>
        <w:rPr>
          <w:ins w:id="42" w:author="hen zelinger" w:date="2017-11-21T11:57:00Z"/>
          <w:rFonts w:asciiTheme="minorHAnsi" w:hAnsiTheme="minorHAnsi" w:cstheme="minorHAnsi"/>
          <w:sz w:val="24"/>
          <w:szCs w:val="24"/>
        </w:rPr>
      </w:pPr>
    </w:p>
    <w:p w14:paraId="3FDC77BB" w14:textId="77777777" w:rsidR="00292EA8" w:rsidRPr="00906AA4" w:rsidRDefault="00292EA8" w:rsidP="00CF210A">
      <w:pPr>
        <w:spacing w:before="0" w:after="160"/>
        <w:ind w:left="0"/>
        <w:rPr>
          <w:rFonts w:asciiTheme="minorHAnsi" w:hAnsiTheme="minorHAnsi" w:cstheme="minorHAnsi"/>
          <w:sz w:val="24"/>
          <w:szCs w:val="24"/>
        </w:rPr>
      </w:pPr>
    </w:p>
    <w:p w14:paraId="03DF79C3" w14:textId="77777777" w:rsidR="0093032D" w:rsidRPr="00906AA4" w:rsidRDefault="0093032D" w:rsidP="00CF210A">
      <w:pPr>
        <w:spacing w:before="0" w:after="160"/>
        <w:ind w:left="0"/>
        <w:rPr>
          <w:rFonts w:asciiTheme="minorHAnsi" w:hAnsiTheme="minorHAnsi" w:cstheme="minorHAnsi"/>
          <w:sz w:val="24"/>
          <w:szCs w:val="24"/>
        </w:rPr>
      </w:pPr>
    </w:p>
    <w:p w14:paraId="2F4EE13E" w14:textId="77777777" w:rsidR="0093032D" w:rsidRPr="00906AA4" w:rsidRDefault="0093032D" w:rsidP="00CF210A">
      <w:pPr>
        <w:spacing w:before="0" w:after="160"/>
        <w:ind w:left="0"/>
        <w:rPr>
          <w:rFonts w:asciiTheme="minorHAnsi" w:hAnsiTheme="minorHAnsi" w:cstheme="minorHAnsi"/>
          <w:sz w:val="24"/>
          <w:szCs w:val="24"/>
        </w:rPr>
      </w:pPr>
    </w:p>
    <w:p w14:paraId="0023D23B" w14:textId="77777777" w:rsidR="0093032D" w:rsidRPr="00906AA4" w:rsidRDefault="0093032D" w:rsidP="00CF210A">
      <w:pPr>
        <w:spacing w:before="0" w:after="160"/>
        <w:ind w:left="0"/>
        <w:rPr>
          <w:rFonts w:asciiTheme="minorHAnsi" w:hAnsiTheme="minorHAnsi" w:cstheme="minorHAnsi"/>
          <w:sz w:val="24"/>
          <w:szCs w:val="24"/>
        </w:rPr>
      </w:pPr>
    </w:p>
    <w:p w14:paraId="7944D894" w14:textId="77777777" w:rsidR="0093032D" w:rsidRPr="00906AA4" w:rsidRDefault="0093032D" w:rsidP="00CF210A">
      <w:pPr>
        <w:spacing w:before="0" w:after="160"/>
        <w:ind w:left="0"/>
        <w:rPr>
          <w:rFonts w:asciiTheme="minorHAnsi" w:hAnsiTheme="minorHAnsi" w:cstheme="minorHAnsi"/>
          <w:sz w:val="24"/>
          <w:szCs w:val="24"/>
        </w:rPr>
      </w:pPr>
    </w:p>
    <w:p w14:paraId="613599FB" w14:textId="77777777" w:rsidR="0093032D" w:rsidRPr="00906AA4" w:rsidRDefault="0093032D" w:rsidP="00CF210A">
      <w:pPr>
        <w:spacing w:before="0" w:after="160"/>
        <w:ind w:left="0"/>
        <w:rPr>
          <w:rFonts w:asciiTheme="minorHAnsi" w:hAnsiTheme="minorHAnsi" w:cstheme="minorHAnsi"/>
          <w:sz w:val="24"/>
          <w:szCs w:val="24"/>
        </w:rPr>
      </w:pPr>
    </w:p>
    <w:p w14:paraId="60610FEB" w14:textId="31647953" w:rsidR="0093032D" w:rsidRDefault="0093032D" w:rsidP="00CF210A">
      <w:pPr>
        <w:spacing w:before="0" w:after="160"/>
        <w:ind w:left="0"/>
        <w:rPr>
          <w:ins w:id="43" w:author="hen zelinger" w:date="2017-11-21T11:57:00Z"/>
          <w:rFonts w:asciiTheme="minorHAnsi" w:hAnsiTheme="minorHAnsi" w:cstheme="minorHAnsi"/>
          <w:sz w:val="24"/>
          <w:szCs w:val="24"/>
        </w:rPr>
      </w:pPr>
    </w:p>
    <w:p w14:paraId="768F3433" w14:textId="7F78D310" w:rsidR="00292EA8" w:rsidRDefault="00292EA8" w:rsidP="00CF210A">
      <w:pPr>
        <w:spacing w:before="0" w:after="160"/>
        <w:ind w:left="0"/>
        <w:rPr>
          <w:ins w:id="44" w:author="hen zelinger" w:date="2017-11-21T11:57:00Z"/>
          <w:rFonts w:asciiTheme="minorHAnsi" w:hAnsiTheme="minorHAnsi" w:cstheme="minorHAnsi"/>
          <w:sz w:val="24"/>
          <w:szCs w:val="24"/>
        </w:rPr>
      </w:pPr>
    </w:p>
    <w:p w14:paraId="59461A80" w14:textId="45BE5A2E" w:rsidR="00292EA8" w:rsidRDefault="00292EA8" w:rsidP="00CF210A">
      <w:pPr>
        <w:spacing w:before="0" w:after="160"/>
        <w:ind w:left="0"/>
        <w:rPr>
          <w:ins w:id="45" w:author="hen zelinger" w:date="2017-11-21T11:57:00Z"/>
          <w:rFonts w:asciiTheme="minorHAnsi" w:hAnsiTheme="minorHAnsi" w:cstheme="minorHAnsi"/>
          <w:sz w:val="24"/>
          <w:szCs w:val="24"/>
        </w:rPr>
      </w:pPr>
    </w:p>
    <w:p w14:paraId="03A8C70D" w14:textId="0823BC7A" w:rsidR="00292EA8" w:rsidRPr="00906AA4" w:rsidRDefault="00292EA8" w:rsidP="00CF210A">
      <w:pPr>
        <w:spacing w:before="0" w:after="160"/>
        <w:ind w:left="0"/>
        <w:rPr>
          <w:rFonts w:asciiTheme="minorHAnsi" w:hAnsiTheme="minorHAnsi" w:cstheme="minorHAnsi"/>
          <w:sz w:val="24"/>
          <w:szCs w:val="24"/>
        </w:rPr>
      </w:pPr>
    </w:p>
    <w:p w14:paraId="06AC8D21" w14:textId="77777777" w:rsidR="0093032D" w:rsidRPr="00906AA4" w:rsidRDefault="0093032D" w:rsidP="00CF210A">
      <w:pPr>
        <w:spacing w:before="0" w:after="160"/>
        <w:ind w:left="0"/>
        <w:rPr>
          <w:rFonts w:asciiTheme="minorHAnsi" w:hAnsiTheme="minorHAnsi" w:cstheme="minorHAnsi"/>
          <w:sz w:val="24"/>
          <w:szCs w:val="24"/>
        </w:rPr>
      </w:pPr>
    </w:p>
    <w:p w14:paraId="47D148C9" w14:textId="7A9A7500" w:rsidR="00AE4E47" w:rsidRDefault="00AE4E47" w:rsidP="0086012D">
      <w:pPr>
        <w:pStyle w:val="smallletterstyle"/>
      </w:pPr>
      <w:r w:rsidRPr="00292EA8">
        <w:rPr>
          <w:rPrChange w:id="46" w:author="hen zelinger" w:date="2017-11-21T11:59:00Z">
            <w:rPr>
              <w:rFonts w:asciiTheme="minorHAnsi" w:hAnsiTheme="minorHAnsi"/>
              <w:sz w:val="24"/>
              <w:szCs w:val="24"/>
            </w:rPr>
          </w:rPrChange>
        </w:rPr>
        <w:t xml:space="preserve">The </w:t>
      </w:r>
      <w:r w:rsidR="00CF210A" w:rsidRPr="00292EA8">
        <w:rPr>
          <w:rPrChange w:id="47" w:author="hen zelinger" w:date="2017-11-21T11:59:00Z">
            <w:rPr>
              <w:rFonts w:asciiTheme="minorHAnsi" w:hAnsiTheme="minorHAnsi"/>
              <w:sz w:val="24"/>
              <w:szCs w:val="24"/>
            </w:rPr>
          </w:rPrChange>
        </w:rPr>
        <w:t>information provided</w:t>
      </w:r>
      <w:r w:rsidRPr="00292EA8">
        <w:rPr>
          <w:rPrChange w:id="48" w:author="hen zelinger" w:date="2017-11-21T11:59:00Z">
            <w:rPr>
              <w:rFonts w:asciiTheme="minorHAnsi" w:hAnsiTheme="minorHAnsi"/>
              <w:sz w:val="24"/>
              <w:szCs w:val="24"/>
            </w:rPr>
          </w:rPrChange>
        </w:rPr>
        <w:t xml:space="preserve"> in this document is believed to be accurate and reliable. However, no responsibility is assumed by </w:t>
      </w:r>
      <w:proofErr w:type="spellStart"/>
      <w:r w:rsidRPr="00292EA8">
        <w:rPr>
          <w:rPrChange w:id="49" w:author="hen zelinger" w:date="2017-11-21T11:59:00Z">
            <w:rPr>
              <w:rFonts w:asciiTheme="minorHAnsi" w:hAnsiTheme="minorHAnsi"/>
              <w:sz w:val="24"/>
              <w:szCs w:val="24"/>
            </w:rPr>
          </w:rPrChange>
        </w:rPr>
        <w:t>MASSIVit</w:t>
      </w:r>
      <w:proofErr w:type="spellEnd"/>
      <w:r w:rsidRPr="00292EA8">
        <w:rPr>
          <w:rPrChange w:id="50" w:author="hen zelinger" w:date="2017-11-21T11:59:00Z">
            <w:rPr>
              <w:rFonts w:asciiTheme="minorHAnsi" w:hAnsiTheme="minorHAnsi"/>
              <w:sz w:val="24"/>
              <w:szCs w:val="24"/>
            </w:rPr>
          </w:rPrChange>
        </w:rPr>
        <w:t xml:space="preserve"> 3D for the use of this d</w:t>
      </w:r>
      <w:r w:rsidR="00CF210A" w:rsidRPr="00292EA8">
        <w:rPr>
          <w:rPrChange w:id="51" w:author="hen zelinger" w:date="2017-11-21T11:59:00Z">
            <w:rPr>
              <w:rFonts w:asciiTheme="minorHAnsi" w:hAnsiTheme="minorHAnsi"/>
              <w:sz w:val="24"/>
              <w:szCs w:val="24"/>
            </w:rPr>
          </w:rPrChange>
        </w:rPr>
        <w:t>ocument or for the performance of any materials mentioned</w:t>
      </w:r>
      <w:r w:rsidRPr="00292EA8">
        <w:rPr>
          <w:rPrChange w:id="52" w:author="hen zelinger" w:date="2017-11-21T11:59:00Z">
            <w:rPr>
              <w:rFonts w:asciiTheme="minorHAnsi" w:hAnsiTheme="minorHAnsi"/>
              <w:sz w:val="24"/>
              <w:szCs w:val="24"/>
            </w:rPr>
          </w:rPrChange>
        </w:rPr>
        <w:t>.</w:t>
      </w:r>
      <w:r w:rsidR="0086012D">
        <w:t xml:space="preserve"> </w:t>
      </w:r>
      <w:proofErr w:type="spellStart"/>
      <w:r w:rsidRPr="00292EA8">
        <w:rPr>
          <w:rPrChange w:id="53" w:author="hen zelinger" w:date="2017-11-21T11:59:00Z">
            <w:rPr>
              <w:rFonts w:asciiTheme="minorHAnsi" w:hAnsiTheme="minorHAnsi"/>
              <w:sz w:val="24"/>
              <w:szCs w:val="24"/>
            </w:rPr>
          </w:rPrChange>
        </w:rPr>
        <w:t>MASSIVit</w:t>
      </w:r>
      <w:proofErr w:type="spellEnd"/>
      <w:r w:rsidRPr="00292EA8">
        <w:rPr>
          <w:rPrChange w:id="54" w:author="hen zelinger" w:date="2017-11-21T11:59:00Z">
            <w:rPr>
              <w:rFonts w:asciiTheme="minorHAnsi" w:hAnsiTheme="minorHAnsi"/>
              <w:sz w:val="24"/>
              <w:szCs w:val="24"/>
            </w:rPr>
          </w:rPrChange>
        </w:rPr>
        <w:t xml:space="preserve"> 3D reserves the right to make changes to this docume</w:t>
      </w:r>
      <w:r w:rsidR="009536BB" w:rsidRPr="00292EA8">
        <w:rPr>
          <w:rPrChange w:id="55" w:author="hen zelinger" w:date="2017-11-21T11:59:00Z">
            <w:rPr>
              <w:rFonts w:asciiTheme="minorHAnsi" w:hAnsiTheme="minorHAnsi"/>
              <w:sz w:val="24"/>
              <w:szCs w:val="24"/>
            </w:rPr>
          </w:rPrChange>
        </w:rPr>
        <w:t>nt or any material included in it</w:t>
      </w:r>
      <w:r w:rsidRPr="00292EA8">
        <w:rPr>
          <w:rPrChange w:id="56" w:author="hen zelinger" w:date="2017-11-21T11:59:00Z">
            <w:rPr>
              <w:rFonts w:asciiTheme="minorHAnsi" w:hAnsiTheme="minorHAnsi"/>
              <w:sz w:val="24"/>
              <w:szCs w:val="24"/>
            </w:rPr>
          </w:rPrChange>
        </w:rPr>
        <w:t xml:space="preserve"> at any time and without notice.</w:t>
      </w:r>
    </w:p>
    <w:p w14:paraId="128774EB" w14:textId="7315EA29" w:rsidR="00C74492" w:rsidRPr="00292EA8" w:rsidRDefault="00C74492" w:rsidP="0086012D">
      <w:pPr>
        <w:pStyle w:val="smallletterstyle"/>
        <w:rPr>
          <w:rPrChange w:id="57" w:author="hen zelinger" w:date="2017-11-21T11:59:00Z">
            <w:rPr>
              <w:rFonts w:asciiTheme="minorHAnsi" w:hAnsiTheme="minorHAnsi"/>
              <w:sz w:val="24"/>
              <w:szCs w:val="24"/>
            </w:rPr>
          </w:rPrChange>
        </w:rPr>
      </w:pPr>
      <w:r>
        <w:t>Published on December 2017</w:t>
      </w:r>
    </w:p>
    <w:p w14:paraId="42E215B2" w14:textId="77777777" w:rsidR="00CF210A" w:rsidRPr="00292EA8" w:rsidRDefault="00AE4E47" w:rsidP="00DD269D">
      <w:pPr>
        <w:pStyle w:val="smallletterstyle"/>
        <w:rPr>
          <w:rPrChange w:id="58" w:author="hen zelinger" w:date="2017-11-21T11:59:00Z">
            <w:rPr>
              <w:rFonts w:asciiTheme="minorHAnsi" w:hAnsiTheme="minorHAnsi"/>
              <w:sz w:val="24"/>
              <w:szCs w:val="24"/>
            </w:rPr>
          </w:rPrChange>
        </w:rPr>
      </w:pPr>
      <w:r w:rsidRPr="00292EA8">
        <w:rPr>
          <w:rPrChange w:id="59" w:author="hen zelinger" w:date="2017-11-21T11:59:00Z">
            <w:rPr>
              <w:rFonts w:asciiTheme="minorHAnsi" w:hAnsiTheme="minorHAnsi"/>
              <w:sz w:val="24"/>
              <w:szCs w:val="24"/>
            </w:rPr>
          </w:rPrChange>
        </w:rPr>
        <w:t xml:space="preserve">© Copyright </w:t>
      </w:r>
      <w:proofErr w:type="spellStart"/>
      <w:r w:rsidRPr="00292EA8">
        <w:rPr>
          <w:rPrChange w:id="60" w:author="hen zelinger" w:date="2017-11-21T11:59:00Z">
            <w:rPr>
              <w:rFonts w:asciiTheme="minorHAnsi" w:hAnsiTheme="minorHAnsi"/>
              <w:sz w:val="24"/>
              <w:szCs w:val="24"/>
            </w:rPr>
          </w:rPrChange>
        </w:rPr>
        <w:t>MASSIVit</w:t>
      </w:r>
      <w:proofErr w:type="spellEnd"/>
      <w:r w:rsidRPr="00292EA8">
        <w:rPr>
          <w:rPrChange w:id="61" w:author="hen zelinger" w:date="2017-11-21T11:59:00Z">
            <w:rPr>
              <w:rFonts w:asciiTheme="minorHAnsi" w:hAnsiTheme="minorHAnsi"/>
              <w:sz w:val="24"/>
              <w:szCs w:val="24"/>
            </w:rPr>
          </w:rPrChange>
        </w:rPr>
        <w:t xml:space="preserve"> 3D 2017</w:t>
      </w:r>
    </w:p>
    <w:p w14:paraId="74F25811" w14:textId="77777777" w:rsidR="00C74492" w:rsidRDefault="00C74492">
      <w:pPr>
        <w:spacing w:before="0" w:after="160"/>
        <w:ind w:left="0"/>
        <w:rPr>
          <w:rFonts w:asciiTheme="minorHAnsi" w:hAnsiTheme="minorHAnsi" w:cstheme="minorHAnsi"/>
          <w:sz w:val="24"/>
          <w:szCs w:val="24"/>
        </w:rPr>
        <w:sectPr w:rsidR="00C74492" w:rsidSect="00BC62E2">
          <w:headerReference w:type="default" r:id="rId12"/>
          <w:footerReference w:type="default" r:id="rId13"/>
          <w:pgSz w:w="11906" w:h="16838" w:code="9"/>
          <w:pgMar w:top="2448" w:right="1008" w:bottom="1440" w:left="1008" w:header="864" w:footer="288" w:gutter="0"/>
          <w:cols w:space="720"/>
          <w:docGrid w:linePitch="360"/>
        </w:sectPr>
      </w:pPr>
    </w:p>
    <w:p w14:paraId="040C4C68" w14:textId="5EBF13C4" w:rsidR="0093032D" w:rsidRPr="006224FE" w:rsidRDefault="00254F16" w:rsidP="00E65A00">
      <w:pPr>
        <w:pStyle w:val="Heading2NoNumber"/>
      </w:pPr>
      <w:r w:rsidRPr="00E65A00">
        <w:lastRenderedPageBreak/>
        <w:t>CONTENT</w:t>
      </w:r>
      <w:r w:rsidRPr="006224FE">
        <w:tab/>
      </w:r>
    </w:p>
    <w:p w14:paraId="1C19909C" w14:textId="77777777" w:rsidR="00ED3149" w:rsidRPr="00254F16" w:rsidRDefault="00ED3149" w:rsidP="00EF4C6A">
      <w:pPr>
        <w:pStyle w:val="TOCHeading"/>
        <w:rPr>
          <w:rFonts w:ascii="DINOT" w:hAnsi="DINOT"/>
          <w:rtl/>
          <w:lang w:bidi="he-IL"/>
        </w:rPr>
      </w:pPr>
    </w:p>
    <w:p w14:paraId="1BCD6E1E" w14:textId="76A6C3B1" w:rsidR="007F0AC4" w:rsidRPr="00DD269D" w:rsidRDefault="007F0AC4" w:rsidP="00274AE3">
      <w:pPr>
        <w:pStyle w:val="TOC1"/>
        <w:ind w:right="0"/>
        <w:rPr>
          <w:rFonts w:eastAsiaTheme="minorEastAsia"/>
          <w:noProof/>
          <w:sz w:val="20"/>
          <w:szCs w:val="20"/>
        </w:rPr>
      </w:pPr>
      <w:r w:rsidRPr="00DD269D">
        <w:rPr>
          <w:sz w:val="20"/>
          <w:szCs w:val="20"/>
          <w:lang w:bidi="ar-SA"/>
        </w:rPr>
        <w:fldChar w:fldCharType="begin"/>
      </w:r>
      <w:r w:rsidRPr="00DD269D">
        <w:rPr>
          <w:sz w:val="20"/>
          <w:szCs w:val="20"/>
          <w:lang w:bidi="ar-SA"/>
        </w:rPr>
        <w:instrText xml:space="preserve"> TOC \o "1-1" \u \t "Heading 2 No Number,2" </w:instrText>
      </w:r>
      <w:r w:rsidRPr="00DD269D">
        <w:rPr>
          <w:sz w:val="20"/>
          <w:szCs w:val="20"/>
          <w:lang w:bidi="ar-SA"/>
        </w:rPr>
        <w:fldChar w:fldCharType="separate"/>
      </w:r>
      <w:r w:rsidRPr="00DD269D">
        <w:rPr>
          <w:noProof/>
          <w:sz w:val="20"/>
          <w:szCs w:val="20"/>
          <w:lang w:bidi="ar-SA"/>
        </w:rPr>
        <w:t>Introduction</w:t>
      </w:r>
      <w:r w:rsidRPr="00DD269D">
        <w:rPr>
          <w:noProof/>
          <w:sz w:val="20"/>
          <w:szCs w:val="20"/>
        </w:rPr>
        <w:tab/>
      </w:r>
      <w:r w:rsidRPr="00DD269D">
        <w:rPr>
          <w:noProof/>
          <w:sz w:val="20"/>
          <w:szCs w:val="20"/>
        </w:rPr>
        <w:fldChar w:fldCharType="begin"/>
      </w:r>
      <w:r w:rsidRPr="00DD269D">
        <w:rPr>
          <w:noProof/>
          <w:sz w:val="20"/>
          <w:szCs w:val="20"/>
        </w:rPr>
        <w:instrText xml:space="preserve"> PAGEREF _Toc496518546 \h </w:instrText>
      </w:r>
      <w:r w:rsidRPr="00DD269D">
        <w:rPr>
          <w:noProof/>
          <w:sz w:val="20"/>
          <w:szCs w:val="20"/>
        </w:rPr>
      </w:r>
      <w:r w:rsidRPr="00DD269D">
        <w:rPr>
          <w:noProof/>
          <w:sz w:val="20"/>
          <w:szCs w:val="20"/>
        </w:rPr>
        <w:fldChar w:fldCharType="separate"/>
      </w:r>
      <w:r w:rsidR="007874D8">
        <w:rPr>
          <w:noProof/>
          <w:sz w:val="20"/>
          <w:szCs w:val="20"/>
        </w:rPr>
        <w:t>4</w:t>
      </w:r>
      <w:r w:rsidRPr="00DD269D">
        <w:rPr>
          <w:noProof/>
          <w:sz w:val="20"/>
          <w:szCs w:val="20"/>
        </w:rPr>
        <w:fldChar w:fldCharType="end"/>
      </w:r>
    </w:p>
    <w:p w14:paraId="33062647" w14:textId="164F3D57" w:rsidR="007F0AC4" w:rsidRPr="00DD269D" w:rsidRDefault="007F0AC4" w:rsidP="00274AE3">
      <w:pPr>
        <w:pStyle w:val="TOC1"/>
        <w:ind w:right="0"/>
        <w:rPr>
          <w:rFonts w:eastAsiaTheme="minorEastAsia"/>
          <w:noProof/>
          <w:sz w:val="20"/>
          <w:szCs w:val="20"/>
        </w:rPr>
      </w:pPr>
      <w:r w:rsidRPr="00DD269D">
        <w:rPr>
          <w:noProof/>
          <w:sz w:val="20"/>
          <w:szCs w:val="20"/>
          <w:lang w:bidi="ar-SA"/>
        </w:rPr>
        <w:t>Expanding Polyurethane Foam Types</w:t>
      </w:r>
      <w:r w:rsidRPr="00DD269D">
        <w:rPr>
          <w:noProof/>
          <w:sz w:val="20"/>
          <w:szCs w:val="20"/>
        </w:rPr>
        <w:tab/>
      </w:r>
      <w:r w:rsidRPr="00DD269D">
        <w:rPr>
          <w:noProof/>
          <w:sz w:val="20"/>
          <w:szCs w:val="20"/>
        </w:rPr>
        <w:fldChar w:fldCharType="begin"/>
      </w:r>
      <w:r w:rsidRPr="00DD269D">
        <w:rPr>
          <w:noProof/>
          <w:sz w:val="20"/>
          <w:szCs w:val="20"/>
        </w:rPr>
        <w:instrText xml:space="preserve"> PAGEREF _Toc496518547 \h </w:instrText>
      </w:r>
      <w:r w:rsidRPr="00DD269D">
        <w:rPr>
          <w:noProof/>
          <w:sz w:val="20"/>
          <w:szCs w:val="20"/>
        </w:rPr>
      </w:r>
      <w:r w:rsidRPr="00DD269D">
        <w:rPr>
          <w:noProof/>
          <w:sz w:val="20"/>
          <w:szCs w:val="20"/>
        </w:rPr>
        <w:fldChar w:fldCharType="separate"/>
      </w:r>
      <w:r w:rsidR="007874D8">
        <w:rPr>
          <w:noProof/>
          <w:sz w:val="20"/>
          <w:szCs w:val="20"/>
        </w:rPr>
        <w:t>4</w:t>
      </w:r>
      <w:r w:rsidRPr="00DD269D">
        <w:rPr>
          <w:noProof/>
          <w:sz w:val="20"/>
          <w:szCs w:val="20"/>
        </w:rPr>
        <w:fldChar w:fldCharType="end"/>
      </w:r>
    </w:p>
    <w:p w14:paraId="0DF7402C" w14:textId="4E49F332" w:rsidR="007F0AC4" w:rsidRPr="00DD269D" w:rsidRDefault="007F0AC4" w:rsidP="00274AE3">
      <w:pPr>
        <w:pStyle w:val="TOC1"/>
        <w:ind w:right="0"/>
        <w:rPr>
          <w:rFonts w:eastAsiaTheme="minorEastAsia"/>
          <w:noProof/>
          <w:sz w:val="20"/>
          <w:szCs w:val="20"/>
        </w:rPr>
      </w:pPr>
      <w:r w:rsidRPr="00DD269D">
        <w:rPr>
          <w:noProof/>
          <w:sz w:val="20"/>
          <w:szCs w:val="20"/>
          <w:lang w:bidi="ar-SA"/>
        </w:rPr>
        <w:t>Availability</w:t>
      </w:r>
      <w:r w:rsidRPr="00DD269D">
        <w:rPr>
          <w:noProof/>
          <w:sz w:val="20"/>
          <w:szCs w:val="20"/>
        </w:rPr>
        <w:tab/>
      </w:r>
      <w:r w:rsidRPr="00DD269D">
        <w:rPr>
          <w:noProof/>
          <w:sz w:val="20"/>
          <w:szCs w:val="20"/>
        </w:rPr>
        <w:fldChar w:fldCharType="begin"/>
      </w:r>
      <w:r w:rsidRPr="00DD269D">
        <w:rPr>
          <w:noProof/>
          <w:sz w:val="20"/>
          <w:szCs w:val="20"/>
        </w:rPr>
        <w:instrText xml:space="preserve"> PAGEREF _Toc496518548 \h </w:instrText>
      </w:r>
      <w:r w:rsidRPr="00DD269D">
        <w:rPr>
          <w:noProof/>
          <w:sz w:val="20"/>
          <w:szCs w:val="20"/>
        </w:rPr>
      </w:r>
      <w:r w:rsidRPr="00DD269D">
        <w:rPr>
          <w:noProof/>
          <w:sz w:val="20"/>
          <w:szCs w:val="20"/>
        </w:rPr>
        <w:fldChar w:fldCharType="separate"/>
      </w:r>
      <w:r w:rsidR="007874D8">
        <w:rPr>
          <w:noProof/>
          <w:sz w:val="20"/>
          <w:szCs w:val="20"/>
        </w:rPr>
        <w:t>5</w:t>
      </w:r>
      <w:r w:rsidRPr="00DD269D">
        <w:rPr>
          <w:noProof/>
          <w:sz w:val="20"/>
          <w:szCs w:val="20"/>
        </w:rPr>
        <w:fldChar w:fldCharType="end"/>
      </w:r>
    </w:p>
    <w:p w14:paraId="61658B4F" w14:textId="53B2BE23" w:rsidR="007F0AC4" w:rsidRPr="00DD269D" w:rsidRDefault="007F0AC4" w:rsidP="00274AE3">
      <w:pPr>
        <w:pStyle w:val="TOC1"/>
        <w:ind w:right="0"/>
        <w:rPr>
          <w:rFonts w:eastAsiaTheme="minorEastAsia"/>
          <w:noProof/>
          <w:sz w:val="20"/>
          <w:szCs w:val="20"/>
        </w:rPr>
      </w:pPr>
      <w:r w:rsidRPr="00DD269D">
        <w:rPr>
          <w:noProof/>
          <w:sz w:val="20"/>
          <w:szCs w:val="20"/>
          <w:lang w:bidi="ar-SA"/>
        </w:rPr>
        <w:t>Safety</w:t>
      </w:r>
      <w:r w:rsidRPr="00DD269D">
        <w:rPr>
          <w:noProof/>
          <w:sz w:val="20"/>
          <w:szCs w:val="20"/>
        </w:rPr>
        <w:tab/>
      </w:r>
      <w:r w:rsidRPr="00DD269D">
        <w:rPr>
          <w:noProof/>
          <w:sz w:val="20"/>
          <w:szCs w:val="20"/>
        </w:rPr>
        <w:fldChar w:fldCharType="begin"/>
      </w:r>
      <w:r w:rsidRPr="00DD269D">
        <w:rPr>
          <w:noProof/>
          <w:sz w:val="20"/>
          <w:szCs w:val="20"/>
        </w:rPr>
        <w:instrText xml:space="preserve"> PAGEREF _Toc496518549 \h </w:instrText>
      </w:r>
      <w:r w:rsidRPr="00DD269D">
        <w:rPr>
          <w:noProof/>
          <w:sz w:val="20"/>
          <w:szCs w:val="20"/>
        </w:rPr>
      </w:r>
      <w:r w:rsidRPr="00DD269D">
        <w:rPr>
          <w:noProof/>
          <w:sz w:val="20"/>
          <w:szCs w:val="20"/>
        </w:rPr>
        <w:fldChar w:fldCharType="separate"/>
      </w:r>
      <w:r w:rsidR="007874D8">
        <w:rPr>
          <w:noProof/>
          <w:sz w:val="20"/>
          <w:szCs w:val="20"/>
        </w:rPr>
        <w:t>5</w:t>
      </w:r>
      <w:r w:rsidRPr="00DD269D">
        <w:rPr>
          <w:noProof/>
          <w:sz w:val="20"/>
          <w:szCs w:val="20"/>
        </w:rPr>
        <w:fldChar w:fldCharType="end"/>
      </w:r>
    </w:p>
    <w:p w14:paraId="0F9E3FCD" w14:textId="68271F2F" w:rsidR="007F0AC4" w:rsidRPr="00DD269D" w:rsidRDefault="007F0AC4" w:rsidP="00274AE3">
      <w:pPr>
        <w:pStyle w:val="TOC1"/>
        <w:ind w:right="0"/>
        <w:rPr>
          <w:rFonts w:eastAsiaTheme="minorEastAsia"/>
          <w:noProof/>
          <w:sz w:val="20"/>
          <w:szCs w:val="20"/>
        </w:rPr>
      </w:pPr>
      <w:r w:rsidRPr="00DD269D">
        <w:rPr>
          <w:noProof/>
          <w:sz w:val="20"/>
          <w:szCs w:val="20"/>
          <w:lang w:bidi="ar-SA"/>
        </w:rPr>
        <w:t xml:space="preserve">How </w:t>
      </w:r>
      <w:r w:rsidR="0083017F">
        <w:rPr>
          <w:noProof/>
          <w:sz w:val="20"/>
          <w:szCs w:val="20"/>
          <w:lang w:bidi="ar-SA"/>
        </w:rPr>
        <w:t>T</w:t>
      </w:r>
      <w:r w:rsidRPr="00DD269D">
        <w:rPr>
          <w:noProof/>
          <w:sz w:val="20"/>
          <w:szCs w:val="20"/>
          <w:lang w:bidi="ar-SA"/>
        </w:rPr>
        <w:t xml:space="preserve">o </w:t>
      </w:r>
      <w:r w:rsidR="0083017F">
        <w:rPr>
          <w:noProof/>
          <w:sz w:val="20"/>
          <w:szCs w:val="20"/>
          <w:lang w:bidi="ar-SA"/>
        </w:rPr>
        <w:t>U</w:t>
      </w:r>
      <w:r w:rsidRPr="00DD269D">
        <w:rPr>
          <w:noProof/>
          <w:sz w:val="20"/>
          <w:szCs w:val="20"/>
          <w:lang w:bidi="ar-SA"/>
        </w:rPr>
        <w:t>se</w:t>
      </w:r>
      <w:r w:rsidRPr="00DD269D">
        <w:rPr>
          <w:noProof/>
          <w:sz w:val="20"/>
          <w:szCs w:val="20"/>
        </w:rPr>
        <w:tab/>
      </w:r>
      <w:r w:rsidRPr="00DD269D">
        <w:rPr>
          <w:noProof/>
          <w:sz w:val="20"/>
          <w:szCs w:val="20"/>
        </w:rPr>
        <w:fldChar w:fldCharType="begin"/>
      </w:r>
      <w:r w:rsidRPr="00DD269D">
        <w:rPr>
          <w:noProof/>
          <w:sz w:val="20"/>
          <w:szCs w:val="20"/>
        </w:rPr>
        <w:instrText xml:space="preserve"> PAGEREF _Toc496518550 \h </w:instrText>
      </w:r>
      <w:r w:rsidRPr="00DD269D">
        <w:rPr>
          <w:noProof/>
          <w:sz w:val="20"/>
          <w:szCs w:val="20"/>
        </w:rPr>
      </w:r>
      <w:r w:rsidRPr="00DD269D">
        <w:rPr>
          <w:noProof/>
          <w:sz w:val="20"/>
          <w:szCs w:val="20"/>
        </w:rPr>
        <w:fldChar w:fldCharType="separate"/>
      </w:r>
      <w:r w:rsidR="007874D8">
        <w:rPr>
          <w:noProof/>
          <w:sz w:val="20"/>
          <w:szCs w:val="20"/>
        </w:rPr>
        <w:t>6</w:t>
      </w:r>
      <w:r w:rsidRPr="00DD269D">
        <w:rPr>
          <w:noProof/>
          <w:sz w:val="20"/>
          <w:szCs w:val="20"/>
        </w:rPr>
        <w:fldChar w:fldCharType="end"/>
      </w:r>
    </w:p>
    <w:p w14:paraId="450256BE" w14:textId="21929F2E" w:rsidR="007F0AC4" w:rsidRPr="00DD269D" w:rsidRDefault="007F0AC4" w:rsidP="00274AE3">
      <w:pPr>
        <w:pStyle w:val="TOC1"/>
        <w:ind w:right="0"/>
        <w:rPr>
          <w:rFonts w:eastAsiaTheme="minorEastAsia"/>
          <w:noProof/>
          <w:sz w:val="20"/>
          <w:szCs w:val="20"/>
        </w:rPr>
      </w:pPr>
      <w:r w:rsidRPr="00DD269D">
        <w:rPr>
          <w:noProof/>
          <w:sz w:val="20"/>
          <w:szCs w:val="20"/>
          <w:lang w:bidi="ar-SA"/>
        </w:rPr>
        <w:t>Summary</w:t>
      </w:r>
      <w:r w:rsidRPr="00DD269D">
        <w:rPr>
          <w:noProof/>
          <w:sz w:val="20"/>
          <w:szCs w:val="20"/>
        </w:rPr>
        <w:tab/>
      </w:r>
      <w:r w:rsidRPr="00DD269D">
        <w:rPr>
          <w:noProof/>
          <w:sz w:val="20"/>
          <w:szCs w:val="20"/>
        </w:rPr>
        <w:fldChar w:fldCharType="begin"/>
      </w:r>
      <w:r w:rsidRPr="00DD269D">
        <w:rPr>
          <w:noProof/>
          <w:sz w:val="20"/>
          <w:szCs w:val="20"/>
        </w:rPr>
        <w:instrText xml:space="preserve"> PAGEREF _Toc496518551 \h </w:instrText>
      </w:r>
      <w:r w:rsidRPr="00DD269D">
        <w:rPr>
          <w:noProof/>
          <w:sz w:val="20"/>
          <w:szCs w:val="20"/>
        </w:rPr>
      </w:r>
      <w:r w:rsidRPr="00DD269D">
        <w:rPr>
          <w:noProof/>
          <w:sz w:val="20"/>
          <w:szCs w:val="20"/>
        </w:rPr>
        <w:fldChar w:fldCharType="separate"/>
      </w:r>
      <w:r w:rsidR="007874D8">
        <w:rPr>
          <w:noProof/>
          <w:sz w:val="20"/>
          <w:szCs w:val="20"/>
        </w:rPr>
        <w:t>10</w:t>
      </w:r>
      <w:r w:rsidRPr="00DD269D">
        <w:rPr>
          <w:noProof/>
          <w:sz w:val="20"/>
          <w:szCs w:val="20"/>
        </w:rPr>
        <w:fldChar w:fldCharType="end"/>
      </w:r>
    </w:p>
    <w:p w14:paraId="68B7BB45" w14:textId="450D5E0B" w:rsidR="00BC62E2" w:rsidRPr="00DD269D" w:rsidRDefault="007F0AC4" w:rsidP="00274AE3">
      <w:pPr>
        <w:ind w:left="0"/>
        <w:rPr>
          <w:rFonts w:ascii="DINOT" w:hAnsi="DINOT" w:cstheme="minorHAnsi"/>
          <w:sz w:val="20"/>
          <w:szCs w:val="20"/>
          <w:lang w:bidi="ar-SA"/>
        </w:rPr>
        <w:sectPr w:rsidR="00BC62E2" w:rsidRPr="00DD269D" w:rsidSect="00BC62E2">
          <w:pgSz w:w="11906" w:h="16838" w:code="9"/>
          <w:pgMar w:top="2448" w:right="1008" w:bottom="1440" w:left="1008" w:header="864" w:footer="288" w:gutter="0"/>
          <w:cols w:space="720"/>
          <w:docGrid w:linePitch="360"/>
        </w:sectPr>
      </w:pPr>
      <w:r w:rsidRPr="00DD269D">
        <w:rPr>
          <w:rFonts w:ascii="DINOT" w:hAnsi="DINOT" w:cstheme="minorHAnsi"/>
          <w:sz w:val="20"/>
          <w:szCs w:val="20"/>
          <w:lang w:bidi="ar-SA"/>
        </w:rPr>
        <w:fldChar w:fldCharType="end"/>
      </w:r>
    </w:p>
    <w:p w14:paraId="7BE7839C" w14:textId="77777777" w:rsidR="0086012D" w:rsidRDefault="0086012D">
      <w:pPr>
        <w:spacing w:before="0" w:after="160"/>
        <w:ind w:left="0"/>
        <w:rPr>
          <w:rFonts w:ascii="DINOT-Bold" w:eastAsia="Times New Roman" w:hAnsi="DINOT-Bold" w:cs="Courier"/>
          <w:noProof/>
          <w:color w:val="ED0677"/>
          <w:sz w:val="26"/>
          <w:szCs w:val="26"/>
          <w:lang w:bidi="ar-SA"/>
        </w:rPr>
      </w:pPr>
      <w:bookmarkStart w:id="69" w:name="_Toc496518135"/>
      <w:bookmarkStart w:id="70" w:name="_Toc496518546"/>
      <w:r>
        <w:lastRenderedPageBreak/>
        <w:br w:type="page"/>
      </w:r>
    </w:p>
    <w:p w14:paraId="5C7FF52D" w14:textId="2F08B3D3" w:rsidR="00F05852" w:rsidRPr="00E65A00" w:rsidRDefault="00E65A00" w:rsidP="00E65A00">
      <w:pPr>
        <w:pStyle w:val="Heading2NoNumber"/>
      </w:pPr>
      <w:r w:rsidRPr="00E65A00">
        <w:lastRenderedPageBreak/>
        <mc:AlternateContent>
          <mc:Choice Requires="wps">
            <w:drawing>
              <wp:anchor distT="0" distB="0" distL="114300" distR="114300" simplePos="0" relativeHeight="251666432" behindDoc="0" locked="1" layoutInCell="1" allowOverlap="1" wp14:anchorId="4F82293C" wp14:editId="38E67768">
                <wp:simplePos x="0" y="0"/>
                <wp:positionH relativeFrom="column">
                  <wp:posOffset>-183515</wp:posOffset>
                </wp:positionH>
                <wp:positionV relativeFrom="page">
                  <wp:posOffset>1711960</wp:posOffset>
                </wp:positionV>
                <wp:extent cx="46990" cy="7816850"/>
                <wp:effectExtent l="0" t="0" r="29210" b="31750"/>
                <wp:wrapNone/>
                <wp:docPr id="37" name="Straight Connector 37"/>
                <wp:cNvGraphicFramePr/>
                <a:graphic xmlns:a="http://schemas.openxmlformats.org/drawingml/2006/main">
                  <a:graphicData uri="http://schemas.microsoft.com/office/word/2010/wordprocessingShape">
                    <wps:wsp>
                      <wps:cNvCnPr/>
                      <wps:spPr>
                        <a:xfrm>
                          <a:off x="0" y="0"/>
                          <a:ext cx="46990" cy="781685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6CBD" id="Straight Connector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45pt,134.8pt" to="-10.75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" strokecolor="#a4a4a7" strokeweight=".5pt">
                <v:stroke joinstyle="miter"/>
                <w10:wrap anchory="page"/>
                <w10:anchorlock/>
              </v:line>
            </w:pict>
          </mc:Fallback>
        </mc:AlternateContent>
      </w:r>
      <w:r w:rsidR="006224FE" w:rsidRPr="00E65A00">
        <w:t>INTRODUCTION</w:t>
      </w:r>
      <w:bookmarkEnd w:id="69"/>
      <w:bookmarkEnd w:id="70"/>
    </w:p>
    <w:p w14:paraId="33EDA134" w14:textId="69D10284" w:rsidR="00ED3149" w:rsidRPr="006224FE" w:rsidRDefault="00A018FF" w:rsidP="00E65A00">
      <w:pPr>
        <w:spacing w:line="320" w:lineRule="exact"/>
        <w:ind w:left="0"/>
        <w:rPr>
          <w:rFonts w:ascii="DINOT-Extlight" w:hAnsi="DINOT-Extlight" w:cstheme="minorHAnsi"/>
          <w:sz w:val="20"/>
          <w:szCs w:val="20"/>
        </w:rPr>
      </w:pPr>
      <w:r w:rsidRPr="00E65A00">
        <w:rPr>
          <w:noProof/>
        </w:rPr>
        <mc:AlternateContent>
          <mc:Choice Requires="wps">
            <w:drawing>
              <wp:anchor distT="0" distB="0" distL="114300" distR="114300" simplePos="0" relativeHeight="251665408" behindDoc="0" locked="0" layoutInCell="1" allowOverlap="1" wp14:anchorId="69AA5098" wp14:editId="63EDE521">
                <wp:simplePos x="0" y="0"/>
                <wp:positionH relativeFrom="column">
                  <wp:posOffset>-2305050</wp:posOffset>
                </wp:positionH>
                <wp:positionV relativeFrom="paragraph">
                  <wp:posOffset>974724</wp:posOffset>
                </wp:positionV>
                <wp:extent cx="2019300" cy="17049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19300" cy="1704975"/>
                        </a:xfrm>
                        <a:prstGeom prst="rect">
                          <a:avLst/>
                        </a:prstGeom>
                        <a:noFill/>
                        <a:ln w="6350">
                          <a:noFill/>
                        </a:ln>
                      </wps:spPr>
                      <wps:txbx>
                        <w:txbxContent>
                          <w:p w14:paraId="20691BC8" w14:textId="09112DB6" w:rsidR="00BC62E2" w:rsidRPr="00BC62E2" w:rsidRDefault="00A018FF" w:rsidP="00BC62E2">
                            <w:pPr>
                              <w:spacing w:line="400" w:lineRule="exact"/>
                              <w:ind w:left="0"/>
                              <w:rPr>
                                <w:sz w:val="28"/>
                                <w:szCs w:val="28"/>
                              </w:rPr>
                            </w:pPr>
                            <w:r w:rsidRPr="00A018FF">
                              <w:rPr>
                                <w:rFonts w:ascii="DINOT" w:hAnsi="DINOT" w:cstheme="minorHAnsi"/>
                                <w:color w:val="ED0677"/>
                                <w:sz w:val="28"/>
                                <w:szCs w:val="28"/>
                              </w:rPr>
                              <w:t>Expanding polyurethane foam is easy to use and become</w:t>
                            </w:r>
                            <w:r w:rsidR="0083017F">
                              <w:rPr>
                                <w:rFonts w:ascii="DINOT" w:hAnsi="DINOT" w:cstheme="minorHAnsi"/>
                                <w:color w:val="ED0677"/>
                                <w:sz w:val="28"/>
                                <w:szCs w:val="28"/>
                              </w:rPr>
                              <w:t>s</w:t>
                            </w:r>
                            <w:r w:rsidRPr="00A018FF">
                              <w:rPr>
                                <w:rFonts w:ascii="DINOT" w:hAnsi="DINOT" w:cstheme="minorHAnsi"/>
                                <w:color w:val="ED0677"/>
                                <w:sz w:val="28"/>
                                <w:szCs w:val="28"/>
                              </w:rPr>
                              <w:t xml:space="preserve"> rigid and strong after curing.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A5098" id="Text Box 32" o:spid="_x0000_s1029" type="#_x0000_t202" style="position:absolute;margin-left:-181.5pt;margin-top:76.75pt;width:159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" filled="f" stroked="f" strokeweight=".5pt">
                <v:textbox>
                  <w:txbxContent>
                    <w:p w14:paraId="20691BC8" w14:textId="09112DB6" w:rsidR="00BC62E2" w:rsidRPr="00BC62E2" w:rsidRDefault="00A018FF" w:rsidP="00BC62E2">
                      <w:pPr>
                        <w:spacing w:line="400" w:lineRule="exact"/>
                        <w:ind w:left="0"/>
                        <w:rPr>
                          <w:sz w:val="28"/>
                          <w:szCs w:val="28"/>
                        </w:rPr>
                      </w:pPr>
                      <w:r w:rsidRPr="00A018FF">
                        <w:rPr>
                          <w:rFonts w:ascii="DINOT" w:hAnsi="DINOT" w:cstheme="minorHAnsi"/>
                          <w:color w:val="ED0677"/>
                          <w:sz w:val="28"/>
                          <w:szCs w:val="28"/>
                        </w:rPr>
                        <w:t>Expanding polyurethane foam is easy to use and become</w:t>
                      </w:r>
                      <w:r w:rsidR="0083017F">
                        <w:rPr>
                          <w:rFonts w:ascii="DINOT" w:hAnsi="DINOT" w:cstheme="minorHAnsi"/>
                          <w:color w:val="ED0677"/>
                          <w:sz w:val="28"/>
                          <w:szCs w:val="28"/>
                        </w:rPr>
                        <w:t>s</w:t>
                      </w:r>
                      <w:r w:rsidRPr="00A018FF">
                        <w:rPr>
                          <w:rFonts w:ascii="DINOT" w:hAnsi="DINOT" w:cstheme="minorHAnsi"/>
                          <w:color w:val="ED0677"/>
                          <w:sz w:val="28"/>
                          <w:szCs w:val="28"/>
                        </w:rPr>
                        <w:t xml:space="preserve"> rigid and strong after curing.</w:t>
                      </w:r>
                    </w:p>
                  </w:txbxContent>
                </v:textbox>
              </v:shape>
            </w:pict>
          </mc:Fallback>
        </mc:AlternateContent>
      </w:r>
      <w:r w:rsidR="0086012D" w:rsidRPr="0086012D">
        <w:rPr>
          <w:rFonts w:ascii="DINOT-Extlight" w:hAnsi="DINOT-Extlight" w:cstheme="minorHAnsi"/>
          <w:sz w:val="20"/>
          <w:szCs w:val="20"/>
        </w:rPr>
        <w:t>The Massivit 1800 3D printer produces large scale, light weight and hollow objects that often require more strength and durability at end-use.  The following document is designed to assist Massivit 1800 3D printer owners and operators to enhance the strength and durability of their Massivit</w:t>
      </w:r>
      <w:r w:rsidR="0083017F">
        <w:rPr>
          <w:rFonts w:ascii="DINOT-Extlight" w:hAnsi="DINOT-Extlight" w:cstheme="minorHAnsi"/>
          <w:sz w:val="20"/>
          <w:szCs w:val="20"/>
        </w:rPr>
        <w:t xml:space="preserve"> </w:t>
      </w:r>
      <w:r w:rsidR="0086012D" w:rsidRPr="0086012D">
        <w:rPr>
          <w:rFonts w:ascii="DINOT-Extlight" w:hAnsi="DINOT-Extlight" w:cstheme="minorHAnsi"/>
          <w:sz w:val="20"/>
          <w:szCs w:val="20"/>
        </w:rPr>
        <w:t>printed objects with Polyurethane foam.</w:t>
      </w:r>
      <w:r w:rsidR="0086012D" w:rsidRPr="0086012D">
        <w:rPr>
          <w:noProof/>
        </w:rPr>
        <w:t xml:space="preserve"> </w:t>
      </w:r>
      <w:r w:rsidR="00ED3149" w:rsidRPr="006224FE">
        <w:rPr>
          <w:rFonts w:ascii="DINOT-Extlight" w:hAnsi="DINOT-Extlight" w:cstheme="minorHAnsi"/>
          <w:sz w:val="20"/>
          <w:szCs w:val="20"/>
        </w:rPr>
        <w:t xml:space="preserve"> </w:t>
      </w:r>
    </w:p>
    <w:p w14:paraId="3E4E2A46" w14:textId="31FCEEE4" w:rsidR="00AA0EB7" w:rsidRPr="006224FE" w:rsidRDefault="0086012D" w:rsidP="006224FE">
      <w:pPr>
        <w:spacing w:line="320" w:lineRule="exact"/>
        <w:ind w:left="0"/>
        <w:rPr>
          <w:rFonts w:ascii="DINOT-Extlight" w:hAnsi="DINOT-Extlight" w:cstheme="minorHAnsi"/>
          <w:sz w:val="20"/>
          <w:szCs w:val="20"/>
        </w:rPr>
      </w:pPr>
      <w:r w:rsidRPr="0086012D">
        <w:rPr>
          <w:rFonts w:ascii="DINOT-Extlight" w:hAnsi="DINOT-Extlight" w:cstheme="minorHAnsi"/>
          <w:sz w:val="20"/>
          <w:szCs w:val="20"/>
        </w:rPr>
        <w:t>Expanding polyurethane foam is easy to use and become</w:t>
      </w:r>
      <w:r w:rsidR="0083017F">
        <w:rPr>
          <w:rFonts w:ascii="DINOT-Extlight" w:hAnsi="DINOT-Extlight" w:cstheme="minorHAnsi"/>
          <w:sz w:val="20"/>
          <w:szCs w:val="20"/>
        </w:rPr>
        <w:t>s</w:t>
      </w:r>
      <w:r w:rsidRPr="0086012D">
        <w:rPr>
          <w:rFonts w:ascii="DINOT-Extlight" w:hAnsi="DINOT-Extlight" w:cstheme="minorHAnsi"/>
          <w:sz w:val="20"/>
          <w:szCs w:val="20"/>
        </w:rPr>
        <w:t xml:space="preserve"> rigid and strong after curing. It can be used as a lightweight filling material to give hollow 3D printed object</w:t>
      </w:r>
      <w:r w:rsidR="0083017F">
        <w:rPr>
          <w:rFonts w:ascii="DINOT-Extlight" w:hAnsi="DINOT-Extlight" w:cstheme="minorHAnsi"/>
          <w:sz w:val="20"/>
          <w:szCs w:val="20"/>
        </w:rPr>
        <w:t>s</w:t>
      </w:r>
      <w:r w:rsidRPr="0086012D">
        <w:rPr>
          <w:rFonts w:ascii="DINOT-Extlight" w:hAnsi="DINOT-Extlight" w:cstheme="minorHAnsi"/>
          <w:sz w:val="20"/>
          <w:szCs w:val="20"/>
        </w:rPr>
        <w:t xml:space="preserve"> additional strength and durability. With large or complex objects, a metal construction joint with foam filling is required to maintain structural integrity and provide long-lasting durability, but is not suitable for 3D-printed objects that include internal illumination.</w:t>
      </w:r>
    </w:p>
    <w:p w14:paraId="57B885DC" w14:textId="5129B381" w:rsidR="00245AF3" w:rsidRPr="006224FE" w:rsidRDefault="0086012D" w:rsidP="006224FE">
      <w:pPr>
        <w:spacing w:line="320" w:lineRule="exact"/>
        <w:ind w:left="0"/>
        <w:rPr>
          <w:rFonts w:ascii="DINOT-Extlight" w:hAnsi="DINOT-Extlight" w:cstheme="minorHAnsi"/>
          <w:sz w:val="20"/>
          <w:szCs w:val="20"/>
        </w:rPr>
      </w:pPr>
      <w:r w:rsidRPr="0086012D">
        <w:rPr>
          <w:rFonts w:ascii="DINOT-Extlight" w:hAnsi="DINOT-Extlight" w:cstheme="minorHAnsi"/>
          <w:sz w:val="20"/>
          <w:szCs w:val="20"/>
        </w:rPr>
        <w:t>If you have not previously used expanding foam, you are urged to view several YouTube movies to understand the speed and magnitude of foam expansion. In addition, they will also give you some working tips that you may find beneficial. See for example:</w:t>
      </w:r>
      <w:r w:rsidR="00245AF3" w:rsidRPr="006224FE">
        <w:rPr>
          <w:rFonts w:ascii="DINOT-Extlight" w:hAnsi="DINOT-Extlight" w:cstheme="minorHAnsi"/>
          <w:sz w:val="20"/>
          <w:szCs w:val="20"/>
        </w:rPr>
        <w:t xml:space="preserve"> </w:t>
      </w:r>
    </w:p>
    <w:p w14:paraId="5CF43F3B" w14:textId="3D0BC279" w:rsidR="00833D2C" w:rsidRPr="00E65A00" w:rsidRDefault="00245AF3" w:rsidP="00A026DB">
      <w:pPr>
        <w:pStyle w:val="ListParagraph"/>
        <w:numPr>
          <w:ilvl w:val="0"/>
          <w:numId w:val="9"/>
        </w:numPr>
        <w:spacing w:after="240"/>
        <w:contextualSpacing w:val="0"/>
        <w:rPr>
          <w:rFonts w:ascii="DINOT-Extlight" w:hAnsi="DINOT-Extlight" w:cstheme="minorHAnsi"/>
          <w:sz w:val="20"/>
          <w:szCs w:val="20"/>
        </w:rPr>
      </w:pPr>
      <w:r w:rsidRPr="00E65A00">
        <w:rPr>
          <w:rFonts w:ascii="DINOT-Extlight" w:hAnsi="DINOT-Extlight" w:cstheme="minorHAnsi"/>
          <w:i/>
          <w:iCs/>
          <w:sz w:val="20"/>
          <w:szCs w:val="20"/>
        </w:rPr>
        <w:t>Mixing Polyurethane Foam Liquid</w:t>
      </w:r>
      <w:r w:rsidRPr="00E65A00">
        <w:rPr>
          <w:rFonts w:ascii="DINOT-Extlight" w:hAnsi="DINOT-Extlight" w:cstheme="minorHAnsi"/>
          <w:sz w:val="20"/>
          <w:szCs w:val="20"/>
        </w:rPr>
        <w:t xml:space="preserve"> </w:t>
      </w:r>
      <w:r w:rsidR="00833D2C" w:rsidRPr="00E65A00">
        <w:rPr>
          <w:rFonts w:ascii="DINOT-Extlight" w:hAnsi="DINOT-Extlight" w:cstheme="minorHAnsi"/>
          <w:sz w:val="20"/>
          <w:szCs w:val="20"/>
        </w:rPr>
        <w:t>(mixing and foam expansion)</w:t>
      </w:r>
      <w:r w:rsidR="00833D2C" w:rsidRPr="00E65A00">
        <w:rPr>
          <w:rFonts w:ascii="DINOT-Extlight" w:hAnsi="DINOT-Extlight" w:cstheme="minorHAnsi"/>
          <w:sz w:val="20"/>
          <w:szCs w:val="20"/>
        </w:rPr>
        <w:br/>
      </w:r>
      <w:hyperlink r:id="rId14" w:history="1">
        <w:r w:rsidRPr="00E65A00">
          <w:rPr>
            <w:rStyle w:val="Hyperlink"/>
            <w:rFonts w:ascii="DINOT-Extlight" w:hAnsi="DINOT-Extlight" w:cstheme="minorHAnsi"/>
            <w:sz w:val="20"/>
            <w:szCs w:val="20"/>
          </w:rPr>
          <w:t>https://www.youtube.com/watch?v=EKAVeSB3YTs</w:t>
        </w:r>
      </w:hyperlink>
      <w:r w:rsidRPr="00E65A00">
        <w:rPr>
          <w:rFonts w:ascii="DINOT-Extlight" w:hAnsi="DINOT-Extlight" w:cstheme="minorHAnsi"/>
          <w:sz w:val="20"/>
          <w:szCs w:val="20"/>
        </w:rPr>
        <w:t xml:space="preserve"> </w:t>
      </w:r>
    </w:p>
    <w:p w14:paraId="7E2FFD6E" w14:textId="759C6630" w:rsidR="00245AF3" w:rsidRPr="00E65A00" w:rsidRDefault="00547896" w:rsidP="00A026DB">
      <w:pPr>
        <w:pStyle w:val="ListParagraph"/>
        <w:numPr>
          <w:ilvl w:val="0"/>
          <w:numId w:val="9"/>
        </w:numPr>
        <w:spacing w:after="240"/>
        <w:contextualSpacing w:val="0"/>
        <w:rPr>
          <w:rFonts w:ascii="DINOT-Extlight" w:hAnsi="DINOT-Extlight" w:cstheme="minorHAnsi"/>
          <w:sz w:val="20"/>
          <w:szCs w:val="20"/>
        </w:rPr>
      </w:pPr>
      <w:r w:rsidRPr="00E65A00">
        <w:rPr>
          <w:rFonts w:ascii="DINOT-Extlight" w:hAnsi="DINOT-Extlight" w:cstheme="minorHAnsi"/>
          <w:i/>
          <w:iCs/>
          <w:sz w:val="20"/>
          <w:szCs w:val="20"/>
        </w:rPr>
        <w:t>Molding</w:t>
      </w:r>
      <w:r w:rsidR="00245AF3" w:rsidRPr="00E65A00">
        <w:rPr>
          <w:rFonts w:ascii="DINOT-Extlight" w:hAnsi="DINOT-Extlight" w:cstheme="minorHAnsi"/>
          <w:i/>
          <w:iCs/>
          <w:sz w:val="20"/>
          <w:szCs w:val="20"/>
        </w:rPr>
        <w:t xml:space="preserve"> Foam demonstration</w:t>
      </w:r>
      <w:r w:rsidR="00245AF3" w:rsidRPr="00E65A00">
        <w:rPr>
          <w:rFonts w:ascii="DINOT-Extlight" w:hAnsi="DINOT-Extlight" w:cstheme="minorHAnsi"/>
          <w:sz w:val="20"/>
          <w:szCs w:val="20"/>
        </w:rPr>
        <w:t xml:space="preserve"> (</w:t>
      </w:r>
      <w:r w:rsidR="00833D2C" w:rsidRPr="00E65A00">
        <w:rPr>
          <w:rFonts w:ascii="DINOT-Extlight" w:hAnsi="DINOT-Extlight" w:cstheme="minorHAnsi"/>
          <w:sz w:val="20"/>
          <w:szCs w:val="20"/>
        </w:rPr>
        <w:t>mixing, expansion, and mold filling).</w:t>
      </w:r>
      <w:r w:rsidR="00833D2C" w:rsidRPr="00E65A00">
        <w:rPr>
          <w:rFonts w:ascii="DINOT-Extlight" w:hAnsi="DINOT-Extlight" w:cstheme="minorHAnsi"/>
          <w:sz w:val="20"/>
          <w:szCs w:val="20"/>
        </w:rPr>
        <w:br/>
      </w:r>
      <w:r w:rsidR="00245AF3" w:rsidRPr="00E65A00">
        <w:rPr>
          <w:rFonts w:ascii="DINOT-Extlight" w:hAnsi="DINOT-Extlight" w:cstheme="minorHAnsi"/>
          <w:sz w:val="20"/>
          <w:szCs w:val="20"/>
        </w:rPr>
        <w:t xml:space="preserve"> </w:t>
      </w:r>
      <w:hyperlink r:id="rId15" w:history="1">
        <w:r w:rsidR="00245AF3" w:rsidRPr="00E65A00">
          <w:rPr>
            <w:rStyle w:val="Hyperlink"/>
            <w:rFonts w:ascii="DINOT-Extlight" w:hAnsi="DINOT-Extlight" w:cstheme="minorHAnsi"/>
            <w:sz w:val="20"/>
            <w:szCs w:val="20"/>
          </w:rPr>
          <w:t>https://www.youtube.com/watch?v=RQbfGSttIFU</w:t>
        </w:r>
      </w:hyperlink>
      <w:r w:rsidR="00245AF3" w:rsidRPr="00E65A00">
        <w:rPr>
          <w:rFonts w:ascii="DINOT-Extlight" w:hAnsi="DINOT-Extlight" w:cstheme="minorHAnsi"/>
          <w:sz w:val="20"/>
          <w:szCs w:val="20"/>
        </w:rPr>
        <w:t xml:space="preserve"> ) </w:t>
      </w:r>
    </w:p>
    <w:p w14:paraId="121A4E77" w14:textId="76DB0974" w:rsidR="00245AF3" w:rsidRPr="00E65A00" w:rsidRDefault="000C50BA" w:rsidP="00A026DB">
      <w:pPr>
        <w:pStyle w:val="ListParagraph"/>
        <w:numPr>
          <w:ilvl w:val="0"/>
          <w:numId w:val="9"/>
        </w:numPr>
        <w:spacing w:after="240"/>
        <w:contextualSpacing w:val="0"/>
        <w:rPr>
          <w:rFonts w:ascii="DINOT-Extlight" w:hAnsi="DINOT-Extlight" w:cstheme="minorHAnsi"/>
          <w:sz w:val="20"/>
          <w:szCs w:val="20"/>
        </w:rPr>
      </w:pPr>
      <w:proofErr w:type="spellStart"/>
      <w:r w:rsidRPr="00E65A00">
        <w:rPr>
          <w:rFonts w:ascii="DINOT-Extlight" w:hAnsi="DINOT-Extlight" w:cstheme="minorHAnsi"/>
          <w:i/>
          <w:iCs/>
          <w:sz w:val="20"/>
          <w:szCs w:val="20"/>
        </w:rPr>
        <w:t>Alumilite</w:t>
      </w:r>
      <w:proofErr w:type="spellEnd"/>
      <w:r w:rsidRPr="00E65A00">
        <w:rPr>
          <w:rFonts w:ascii="DINOT-Extlight" w:hAnsi="DINOT-Extlight" w:cstheme="minorHAnsi"/>
          <w:i/>
          <w:iCs/>
          <w:sz w:val="20"/>
          <w:szCs w:val="20"/>
        </w:rPr>
        <w:t xml:space="preserve"> Rigid Foams</w:t>
      </w:r>
      <w:r w:rsidR="00245AF3" w:rsidRPr="00E65A00">
        <w:rPr>
          <w:rFonts w:ascii="DINOT-Extlight" w:hAnsi="DINOT-Extlight" w:cstheme="minorHAnsi"/>
          <w:sz w:val="20"/>
          <w:szCs w:val="20"/>
        </w:rPr>
        <w:t xml:space="preserve"> </w:t>
      </w:r>
      <w:r w:rsidR="00833D2C" w:rsidRPr="00E65A00">
        <w:rPr>
          <w:rFonts w:ascii="DINOT-Extlight" w:hAnsi="DINOT-Extlight" w:cstheme="minorHAnsi"/>
          <w:sz w:val="20"/>
          <w:szCs w:val="20"/>
        </w:rPr>
        <w:t>(different ratios of expansion foams)</w:t>
      </w:r>
      <w:r w:rsidR="00833D2C" w:rsidRPr="00E65A00">
        <w:rPr>
          <w:rFonts w:ascii="DINOT-Extlight" w:hAnsi="DINOT-Extlight"/>
          <w:sz w:val="20"/>
          <w:szCs w:val="20"/>
        </w:rPr>
        <w:t xml:space="preserve"> </w:t>
      </w:r>
      <w:hyperlink r:id="rId16" w:history="1">
        <w:r w:rsidR="00245AF3" w:rsidRPr="00E65A00">
          <w:rPr>
            <w:rStyle w:val="Hyperlink"/>
            <w:rFonts w:ascii="DINOT-Extlight" w:hAnsi="DINOT-Extlight" w:cstheme="minorHAnsi"/>
            <w:sz w:val="20"/>
            <w:szCs w:val="20"/>
          </w:rPr>
          <w:t>https://www.youtube.com/watch?v=s0-yGzcLFhM</w:t>
        </w:r>
      </w:hyperlink>
      <w:r w:rsidR="00245AF3" w:rsidRPr="00E65A00">
        <w:rPr>
          <w:rFonts w:ascii="DINOT-Extlight" w:hAnsi="DINOT-Extlight" w:cstheme="minorHAnsi"/>
          <w:sz w:val="20"/>
          <w:szCs w:val="20"/>
        </w:rPr>
        <w:t xml:space="preserve"> ). </w:t>
      </w:r>
    </w:p>
    <w:p w14:paraId="1640D51E" w14:textId="7DD92BE1" w:rsidR="00F05852" w:rsidRPr="00E65A00" w:rsidRDefault="00E65A00" w:rsidP="00E65A00">
      <w:pPr>
        <w:pStyle w:val="Heading2NoNumber"/>
        <w:rPr>
          <w:color w:val="1F3864" w:themeColor="accent1" w:themeShade="80"/>
        </w:rPr>
      </w:pPr>
      <w:bookmarkStart w:id="71" w:name="_Toc496518136"/>
      <w:bookmarkStart w:id="72" w:name="_Toc496518547"/>
      <w:r w:rsidRPr="00E65A00">
        <w:t>EXPANDING POLYURETHANE FOAM TYPES</w:t>
      </w:r>
      <w:bookmarkEnd w:id="71"/>
      <w:bookmarkEnd w:id="72"/>
    </w:p>
    <w:p w14:paraId="29AE7E37" w14:textId="77777777" w:rsidR="0086012D" w:rsidRPr="0086012D" w:rsidRDefault="0086012D" w:rsidP="0086012D">
      <w:pPr>
        <w:spacing w:line="320" w:lineRule="exact"/>
        <w:ind w:left="0"/>
        <w:rPr>
          <w:rFonts w:ascii="DINOT-Extlight" w:hAnsi="DINOT-Extlight" w:cstheme="minorHAnsi"/>
          <w:sz w:val="20"/>
          <w:szCs w:val="20"/>
        </w:rPr>
      </w:pPr>
      <w:r w:rsidRPr="0086012D">
        <w:rPr>
          <w:rFonts w:ascii="DINOT-Extlight" w:hAnsi="DINOT-Extlight" w:cstheme="minorHAnsi"/>
          <w:sz w:val="20"/>
          <w:szCs w:val="20"/>
        </w:rPr>
        <w:t xml:space="preserve">There are two main types of expanding polyurethane foam: rigid and flexible. This document will address only the use of rigid foam.  </w:t>
      </w:r>
    </w:p>
    <w:p w14:paraId="02E77FDA" w14:textId="77777777" w:rsidR="0086012D" w:rsidRDefault="0086012D" w:rsidP="0086012D">
      <w:pPr>
        <w:spacing w:line="320" w:lineRule="exact"/>
        <w:ind w:left="0"/>
        <w:rPr>
          <w:rFonts w:ascii="DINOT-Extlight" w:hAnsi="DINOT-Extlight" w:cstheme="minorHAnsi"/>
          <w:sz w:val="20"/>
          <w:szCs w:val="20"/>
        </w:rPr>
      </w:pPr>
      <w:r w:rsidRPr="0086012D">
        <w:rPr>
          <w:rFonts w:ascii="DINOT-Extlight" w:hAnsi="DINOT-Extlight" w:cstheme="minorHAnsi"/>
          <w:sz w:val="20"/>
          <w:szCs w:val="20"/>
        </w:rPr>
        <w:t>Rigid foams vary by their final or expanded “density” once cured. Density is the major indicator of the relative strength of rigid foam. The more a foam expands, the more space it fills. Foam types with higher densities are stronger than those that are less dense.</w:t>
      </w:r>
      <w:r>
        <w:rPr>
          <w:rFonts w:ascii="DINOT-Extlight" w:hAnsi="DINOT-Extlight" w:cstheme="minorHAnsi"/>
          <w:sz w:val="20"/>
          <w:szCs w:val="20"/>
        </w:rPr>
        <w:t xml:space="preserve"> </w:t>
      </w:r>
    </w:p>
    <w:p w14:paraId="5875E32E" w14:textId="30853FA6" w:rsidR="00F05852" w:rsidRPr="00E65A00" w:rsidRDefault="00F05852" w:rsidP="0086012D">
      <w:pPr>
        <w:spacing w:line="320" w:lineRule="exact"/>
        <w:ind w:left="0"/>
        <w:rPr>
          <w:rFonts w:ascii="DINOT-Extlight" w:hAnsi="DINOT-Extlight" w:cstheme="minorHAnsi"/>
          <w:sz w:val="20"/>
          <w:szCs w:val="20"/>
        </w:rPr>
      </w:pPr>
      <w:r w:rsidRPr="00E65A00">
        <w:rPr>
          <w:rFonts w:ascii="DINOT-Extlight" w:hAnsi="DINOT-Extlight" w:cstheme="minorHAnsi"/>
          <w:sz w:val="20"/>
          <w:szCs w:val="20"/>
        </w:rPr>
        <w:t>The</w:t>
      </w:r>
      <w:r w:rsidR="0067073B" w:rsidRPr="00E65A00">
        <w:rPr>
          <w:rFonts w:ascii="DINOT-Extlight" w:hAnsi="DINOT-Extlight" w:cstheme="minorHAnsi"/>
          <w:sz w:val="20"/>
          <w:szCs w:val="20"/>
        </w:rPr>
        <w:t>re are two methods for measuring the</w:t>
      </w:r>
      <w:r w:rsidRPr="00E65A00">
        <w:rPr>
          <w:rFonts w:ascii="DINOT-Extlight" w:hAnsi="DINOT-Extlight" w:cstheme="minorHAnsi"/>
          <w:sz w:val="20"/>
          <w:szCs w:val="20"/>
        </w:rPr>
        <w:t xml:space="preserve"> density of </w:t>
      </w:r>
      <w:r w:rsidR="0067073B" w:rsidRPr="00E65A00">
        <w:rPr>
          <w:rFonts w:ascii="DINOT-Extlight" w:hAnsi="DINOT-Extlight" w:cstheme="minorHAnsi"/>
          <w:sz w:val="20"/>
          <w:szCs w:val="20"/>
        </w:rPr>
        <w:t>foam</w:t>
      </w:r>
      <w:r w:rsidRPr="00E65A00">
        <w:rPr>
          <w:rFonts w:ascii="DINOT-Extlight" w:hAnsi="DINOT-Extlight" w:cstheme="minorHAnsi"/>
          <w:sz w:val="20"/>
          <w:szCs w:val="20"/>
        </w:rPr>
        <w:t>:</w:t>
      </w:r>
    </w:p>
    <w:p w14:paraId="3D99443D" w14:textId="37C70C67" w:rsidR="00F05852" w:rsidRPr="00E65A00" w:rsidRDefault="0067073B" w:rsidP="00A026DB">
      <w:pPr>
        <w:pStyle w:val="ListParagraph"/>
        <w:numPr>
          <w:ilvl w:val="0"/>
          <w:numId w:val="7"/>
        </w:numPr>
        <w:spacing w:before="0" w:after="160" w:line="320" w:lineRule="exact"/>
        <w:rPr>
          <w:rFonts w:ascii="DINOT-Extlight" w:hAnsi="DINOT-Extlight" w:cstheme="minorHAnsi"/>
          <w:sz w:val="20"/>
          <w:szCs w:val="20"/>
        </w:rPr>
      </w:pPr>
      <w:r w:rsidRPr="00E65A00">
        <w:rPr>
          <w:rFonts w:ascii="DINOT-Extlight" w:hAnsi="DINOT-Extlight" w:cstheme="minorHAnsi"/>
          <w:sz w:val="20"/>
          <w:szCs w:val="20"/>
        </w:rPr>
        <w:t>The</w:t>
      </w:r>
      <w:r w:rsidR="00F05852" w:rsidRPr="00E65A00">
        <w:rPr>
          <w:rFonts w:ascii="DINOT-Extlight" w:hAnsi="DINOT-Extlight" w:cstheme="minorHAnsi"/>
          <w:sz w:val="20"/>
          <w:szCs w:val="20"/>
        </w:rPr>
        <w:t xml:space="preserve"> weight </w:t>
      </w:r>
      <w:r w:rsidRPr="00E65A00">
        <w:rPr>
          <w:rFonts w:ascii="DINOT-Extlight" w:hAnsi="DINOT-Extlight" w:cstheme="minorHAnsi"/>
          <w:sz w:val="20"/>
          <w:szCs w:val="20"/>
        </w:rPr>
        <w:t xml:space="preserve">of the material for </w:t>
      </w:r>
      <w:r w:rsidR="002B2F65" w:rsidRPr="00E65A00">
        <w:rPr>
          <w:rFonts w:ascii="DINOT-Extlight" w:hAnsi="DINOT-Extlight" w:cstheme="minorHAnsi"/>
          <w:sz w:val="20"/>
          <w:szCs w:val="20"/>
        </w:rPr>
        <w:t>a defined volume</w:t>
      </w:r>
      <w:r w:rsidRPr="00E65A00">
        <w:rPr>
          <w:rFonts w:ascii="DINOT-Extlight" w:hAnsi="DINOT-Extlight" w:cstheme="minorHAnsi"/>
          <w:sz w:val="20"/>
          <w:szCs w:val="20"/>
        </w:rPr>
        <w:t xml:space="preserve"> (</w:t>
      </w:r>
      <w:r w:rsidR="00F05852" w:rsidRPr="00E65A00">
        <w:rPr>
          <w:rFonts w:ascii="DINOT-Extlight" w:hAnsi="DINOT-Extlight" w:cstheme="minorHAnsi"/>
          <w:sz w:val="20"/>
          <w:szCs w:val="20"/>
        </w:rPr>
        <w:t>for example</w:t>
      </w:r>
      <w:r w:rsidRPr="00E65A00">
        <w:rPr>
          <w:rFonts w:ascii="DINOT-Extlight" w:hAnsi="DINOT-Extlight" w:cstheme="minorHAnsi"/>
          <w:sz w:val="20"/>
          <w:szCs w:val="20"/>
        </w:rPr>
        <w:t>,</w:t>
      </w:r>
      <w:r w:rsidR="00F05852" w:rsidRPr="00E65A00">
        <w:rPr>
          <w:rFonts w:ascii="DINOT-Extlight" w:hAnsi="DINOT-Extlight" w:cstheme="minorHAnsi"/>
          <w:sz w:val="20"/>
          <w:szCs w:val="20"/>
        </w:rPr>
        <w:t xml:space="preserve"> 3 </w:t>
      </w:r>
      <w:r w:rsidR="003B1569" w:rsidRPr="00E65A00">
        <w:rPr>
          <w:rFonts w:ascii="DINOT-Extlight" w:hAnsi="DINOT-Extlight" w:cstheme="minorHAnsi"/>
          <w:sz w:val="20"/>
          <w:szCs w:val="20"/>
        </w:rPr>
        <w:t>lb.</w:t>
      </w:r>
      <w:r w:rsidR="00F05852" w:rsidRPr="00E65A00">
        <w:rPr>
          <w:rFonts w:ascii="DINOT-Extlight" w:hAnsi="DINOT-Extlight" w:cstheme="minorHAnsi"/>
          <w:sz w:val="20"/>
          <w:szCs w:val="20"/>
        </w:rPr>
        <w:t>/ft</w:t>
      </w:r>
      <w:r w:rsidR="00F05852" w:rsidRPr="00E65A00">
        <w:rPr>
          <w:rFonts w:ascii="DINOT-Extlight" w:hAnsi="DINOT-Extlight" w:cstheme="minorHAnsi"/>
          <w:sz w:val="20"/>
          <w:szCs w:val="20"/>
          <w:vertAlign w:val="superscript"/>
        </w:rPr>
        <w:t>3</w:t>
      </w:r>
      <w:r w:rsidR="003B1569" w:rsidRPr="00E65A00">
        <w:rPr>
          <w:rFonts w:ascii="DINOT-Extlight" w:hAnsi="DINOT-Extlight" w:cstheme="minorHAnsi"/>
          <w:sz w:val="20"/>
          <w:szCs w:val="20"/>
          <w:vertAlign w:val="superscript"/>
        </w:rPr>
        <w:t xml:space="preserve"> </w:t>
      </w:r>
      <w:r w:rsidR="003B1569" w:rsidRPr="00E65A00">
        <w:rPr>
          <w:rFonts w:ascii="DINOT-Extlight" w:hAnsi="DINOT-Extlight" w:cstheme="minorHAnsi"/>
          <w:sz w:val="20"/>
          <w:szCs w:val="20"/>
        </w:rPr>
        <w:t xml:space="preserve">or </w:t>
      </w:r>
      <w:r w:rsidR="00F05852" w:rsidRPr="00E65A00">
        <w:rPr>
          <w:rFonts w:ascii="DINOT-Extlight" w:hAnsi="DINOT-Extlight" w:cstheme="minorHAnsi"/>
          <w:sz w:val="20"/>
          <w:szCs w:val="20"/>
        </w:rPr>
        <w:t>48Kg/m</w:t>
      </w:r>
      <w:r w:rsidR="00F05852" w:rsidRPr="00E65A00">
        <w:rPr>
          <w:rFonts w:ascii="DINOT-Extlight" w:hAnsi="DINOT-Extlight" w:cstheme="minorHAnsi"/>
          <w:sz w:val="20"/>
          <w:szCs w:val="20"/>
          <w:vertAlign w:val="superscript"/>
        </w:rPr>
        <w:t>3</w:t>
      </w:r>
      <w:r w:rsidRPr="00E65A00">
        <w:rPr>
          <w:rFonts w:ascii="DINOT-Extlight" w:hAnsi="DINOT-Extlight" w:cstheme="minorHAnsi"/>
          <w:sz w:val="20"/>
          <w:szCs w:val="20"/>
        </w:rPr>
        <w:t>)</w:t>
      </w:r>
    </w:p>
    <w:p w14:paraId="3BDB9A8C" w14:textId="18740911" w:rsidR="00F05852" w:rsidRDefault="0067073B" w:rsidP="00A026DB">
      <w:pPr>
        <w:pStyle w:val="ListParagraph"/>
        <w:numPr>
          <w:ilvl w:val="0"/>
          <w:numId w:val="7"/>
        </w:numPr>
        <w:spacing w:before="0" w:after="160" w:line="320" w:lineRule="exact"/>
        <w:rPr>
          <w:rFonts w:ascii="DINOT-Extlight" w:hAnsi="DINOT-Extlight" w:cstheme="minorHAnsi"/>
          <w:sz w:val="20"/>
          <w:szCs w:val="20"/>
        </w:rPr>
      </w:pPr>
      <w:r w:rsidRPr="00E65A00">
        <w:rPr>
          <w:rFonts w:ascii="DINOT-Extlight" w:hAnsi="DINOT-Extlight" w:cstheme="minorHAnsi"/>
          <w:sz w:val="20"/>
          <w:szCs w:val="20"/>
        </w:rPr>
        <w:t>Its volumetric expansion or h</w:t>
      </w:r>
      <w:r w:rsidR="00F05852" w:rsidRPr="00E65A00">
        <w:rPr>
          <w:rFonts w:ascii="DINOT-Extlight" w:hAnsi="DINOT-Extlight" w:cstheme="minorHAnsi"/>
          <w:sz w:val="20"/>
          <w:szCs w:val="20"/>
        </w:rPr>
        <w:t xml:space="preserve">ow many times the material will expand </w:t>
      </w:r>
      <w:r w:rsidRPr="00E65A00">
        <w:rPr>
          <w:rFonts w:ascii="DINOT-Extlight" w:hAnsi="DINOT-Extlight" w:cstheme="minorHAnsi"/>
          <w:sz w:val="20"/>
          <w:szCs w:val="20"/>
        </w:rPr>
        <w:t>(</w:t>
      </w:r>
      <w:r w:rsidR="00F05852" w:rsidRPr="00E65A00">
        <w:rPr>
          <w:rFonts w:ascii="DINOT-Extlight" w:hAnsi="DINOT-Extlight" w:cstheme="minorHAnsi"/>
          <w:sz w:val="20"/>
          <w:szCs w:val="20"/>
        </w:rPr>
        <w:t>for example</w:t>
      </w:r>
      <w:r w:rsidRPr="00E65A00">
        <w:rPr>
          <w:rFonts w:ascii="DINOT-Extlight" w:hAnsi="DINOT-Extlight" w:cstheme="minorHAnsi"/>
          <w:sz w:val="20"/>
          <w:szCs w:val="20"/>
        </w:rPr>
        <w:t xml:space="preserve">, </w:t>
      </w:r>
      <w:r w:rsidR="00F05852" w:rsidRPr="00E65A00">
        <w:rPr>
          <w:rFonts w:ascii="DINOT-Extlight" w:hAnsi="DINOT-Extlight" w:cstheme="minorHAnsi"/>
          <w:sz w:val="20"/>
          <w:szCs w:val="20"/>
        </w:rPr>
        <w:t>18 times</w:t>
      </w:r>
      <w:r w:rsidRPr="00E65A00">
        <w:rPr>
          <w:rFonts w:ascii="DINOT-Extlight" w:hAnsi="DINOT-Extlight" w:cstheme="minorHAnsi"/>
          <w:sz w:val="20"/>
          <w:szCs w:val="20"/>
        </w:rPr>
        <w:t>)</w:t>
      </w:r>
    </w:p>
    <w:p w14:paraId="368C9523" w14:textId="03AA099E" w:rsidR="00AE368C" w:rsidRDefault="00AE368C" w:rsidP="00AE368C">
      <w:pPr>
        <w:pStyle w:val="ListParagraph"/>
        <w:spacing w:before="0" w:after="160" w:line="320" w:lineRule="exact"/>
        <w:ind w:left="0"/>
        <w:rPr>
          <w:rFonts w:ascii="DINOT-Extlight" w:hAnsi="DINOT-Extlight" w:cstheme="minorHAnsi"/>
          <w:sz w:val="20"/>
          <w:szCs w:val="20"/>
        </w:rPr>
      </w:pPr>
      <w:r w:rsidRPr="007D599F">
        <w:rPr>
          <w:rFonts w:ascii="DINOT-Extlight" w:hAnsi="DINOT-Extlight" w:cstheme="minorHAnsi"/>
          <w:i/>
          <w:iCs/>
          <w:sz w:val="20"/>
          <w:szCs w:val="20"/>
        </w:rPr>
        <w:t xml:space="preserve">See </w:t>
      </w:r>
      <w:r w:rsidR="0083017F">
        <w:rPr>
          <w:rFonts w:ascii="DINOT-Extlight" w:hAnsi="DINOT-Extlight" w:cstheme="minorHAnsi"/>
          <w:i/>
          <w:iCs/>
          <w:sz w:val="20"/>
          <w:szCs w:val="20"/>
        </w:rPr>
        <w:t>f</w:t>
      </w:r>
      <w:r w:rsidRPr="007D599F">
        <w:rPr>
          <w:rFonts w:ascii="DINOT-Extlight" w:hAnsi="DINOT-Extlight" w:cstheme="minorHAnsi"/>
          <w:i/>
          <w:iCs/>
          <w:sz w:val="20"/>
          <w:szCs w:val="20"/>
        </w:rPr>
        <w:t xml:space="preserve">igure </w:t>
      </w:r>
      <w:r>
        <w:rPr>
          <w:rFonts w:ascii="DINOT-Extlight" w:hAnsi="DINOT-Extlight" w:cstheme="minorHAnsi"/>
          <w:i/>
          <w:iCs/>
          <w:sz w:val="20"/>
          <w:szCs w:val="20"/>
        </w:rPr>
        <w:t>1</w:t>
      </w:r>
    </w:p>
    <w:p w14:paraId="30CEA3BF" w14:textId="0780AA64" w:rsidR="00F05852" w:rsidRPr="00906AA4" w:rsidRDefault="0009634D" w:rsidP="0009634D">
      <w:pPr>
        <w:pStyle w:val="Heading2NoNumber"/>
      </w:pPr>
      <w:r>
        <w:lastRenderedPageBreak/>
        <mc:AlternateContent>
          <mc:Choice Requires="wps">
            <w:drawing>
              <wp:anchor distT="0" distB="0" distL="114300" distR="114300" simplePos="0" relativeHeight="251676672" behindDoc="0" locked="1" layoutInCell="1" allowOverlap="1" wp14:anchorId="45159F20" wp14:editId="35F29C26">
                <wp:simplePos x="0" y="0"/>
                <wp:positionH relativeFrom="column">
                  <wp:posOffset>-2465705</wp:posOffset>
                </wp:positionH>
                <wp:positionV relativeFrom="page">
                  <wp:posOffset>1457960</wp:posOffset>
                </wp:positionV>
                <wp:extent cx="1197610" cy="42926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56F31EF3" w14:textId="1B245180" w:rsidR="0009634D" w:rsidRPr="0009634D" w:rsidRDefault="0009634D" w:rsidP="0009634D">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159F20" id="Text Box 49" o:spid="_x0000_s1030" type="#_x0000_t202" style="position:absolute;margin-left:-194.15pt;margin-top:114.8pt;width:94.3pt;height:3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" filled="f" stroked="f" strokeweight=".5pt">
                <v:textbox style="mso-fit-shape-to-text:t">
                  <w:txbxContent>
                    <w:p w14:paraId="56F31EF3" w14:textId="1B245180" w:rsidR="0009634D" w:rsidRPr="0009634D" w:rsidRDefault="0009634D" w:rsidP="0009634D">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Figure 1</w:t>
                      </w:r>
                    </w:p>
                  </w:txbxContent>
                </v:textbox>
                <w10:wrap anchory="page"/>
                <w10:anchorlock/>
              </v:shape>
            </w:pict>
          </mc:Fallback>
        </mc:AlternateContent>
      </w:r>
      <w:r w:rsidR="00B765BF" w:rsidRPr="00E65A00">
        <mc:AlternateContent>
          <mc:Choice Requires="wps">
            <w:drawing>
              <wp:anchor distT="0" distB="0" distL="114300" distR="114300" simplePos="0" relativeHeight="251671552" behindDoc="0" locked="1" layoutInCell="1" allowOverlap="1" wp14:anchorId="5810B072" wp14:editId="375D3FE3">
                <wp:simplePos x="0" y="0"/>
                <wp:positionH relativeFrom="column">
                  <wp:posOffset>-171450</wp:posOffset>
                </wp:positionH>
                <wp:positionV relativeFrom="page">
                  <wp:posOffset>1612900</wp:posOffset>
                </wp:positionV>
                <wp:extent cx="45720" cy="7534275"/>
                <wp:effectExtent l="0" t="0" r="30480" b="28575"/>
                <wp:wrapNone/>
                <wp:docPr id="43" name="Straight Connector 43"/>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CBA93" id="Straight Connector 4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3.5pt,127pt" to="-9.9pt,7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" strokecolor="#a4a4a7" strokeweight=".5pt">
                <v:stroke joinstyle="miter"/>
                <w10:wrap anchory="page"/>
                <w10:anchorlock/>
              </v:line>
            </w:pict>
          </mc:Fallback>
        </mc:AlternateContent>
      </w:r>
      <w:r w:rsidR="00B765BF" w:rsidRPr="00906AA4">
        <w:rPr>
          <w:rFonts w:asciiTheme="minorHAnsi" w:hAnsiTheme="minorHAnsi" w:cstheme="minorHAnsi"/>
          <w:sz w:val="24"/>
          <w:szCs w:val="24"/>
        </w:rPr>
        <w:drawing>
          <wp:anchor distT="0" distB="0" distL="114300" distR="114300" simplePos="0" relativeHeight="251667456" behindDoc="0" locked="1" layoutInCell="1" allowOverlap="1" wp14:anchorId="6B3C1628" wp14:editId="0F68B864">
            <wp:simplePos x="0" y="0"/>
            <wp:positionH relativeFrom="column">
              <wp:posOffset>-2437765</wp:posOffset>
            </wp:positionH>
            <wp:positionV relativeFrom="page">
              <wp:posOffset>1750695</wp:posOffset>
            </wp:positionV>
            <wp:extent cx="2124075" cy="1655445"/>
            <wp:effectExtent l="0" t="0" r="9525" b="19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am4.jpg"/>
                    <pic:cNvPicPr/>
                  </pic:nvPicPr>
                  <pic:blipFill rotWithShape="1">
                    <a:blip r:embed="rId17" cstate="print">
                      <a:extLst>
                        <a:ext uri="{28A0092B-C50C-407E-A947-70E740481C1C}">
                          <a14:useLocalDpi xmlns:a14="http://schemas.microsoft.com/office/drawing/2010/main" val="0"/>
                        </a:ext>
                      </a:extLst>
                    </a:blip>
                    <a:srcRect r="49816"/>
                    <a:stretch/>
                  </pic:blipFill>
                  <pic:spPr bwMode="auto">
                    <a:xfrm>
                      <a:off x="0" y="0"/>
                      <a:ext cx="2124075" cy="165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73" w:name="_Toc496518137"/>
      <w:bookmarkStart w:id="74" w:name="_Toc496518548"/>
      <w:r w:rsidR="00B765BF" w:rsidRPr="00906AA4">
        <w:t>AVAILABILITY</w:t>
      </w:r>
      <w:bookmarkEnd w:id="73"/>
      <w:bookmarkEnd w:id="74"/>
      <w:r w:rsidR="00B84AC9" w:rsidRPr="00906AA4">
        <w:t xml:space="preserve"> </w:t>
      </w:r>
    </w:p>
    <w:p w14:paraId="026CAEBB" w14:textId="2D52A989" w:rsidR="00254820" w:rsidRPr="0009634D" w:rsidRDefault="002C4A1C" w:rsidP="0009634D">
      <w:pPr>
        <w:spacing w:line="320" w:lineRule="exact"/>
        <w:ind w:left="0"/>
        <w:rPr>
          <w:rFonts w:ascii="DINOT-Extlight" w:hAnsi="DINOT-Extlight" w:cstheme="minorHAnsi"/>
          <w:sz w:val="20"/>
          <w:szCs w:val="20"/>
        </w:rPr>
      </w:pPr>
      <w:r w:rsidRPr="0009634D">
        <w:rPr>
          <w:rFonts w:ascii="DINOT-Extlight" w:hAnsi="DINOT-Extlight" w:cstheme="minorHAnsi"/>
          <w:sz w:val="20"/>
          <w:szCs w:val="20"/>
        </w:rPr>
        <w:t>E</w:t>
      </w:r>
      <w:r w:rsidR="00B84AC9" w:rsidRPr="0009634D">
        <w:rPr>
          <w:rFonts w:ascii="DINOT-Extlight" w:hAnsi="DINOT-Extlight" w:cstheme="minorHAnsi"/>
          <w:sz w:val="20"/>
          <w:szCs w:val="20"/>
        </w:rPr>
        <w:t xml:space="preserve">xpanding polyurethane foams are manufactured by many </w:t>
      </w:r>
      <w:r w:rsidR="00702856" w:rsidRPr="0009634D">
        <w:rPr>
          <w:rFonts w:ascii="DINOT-Extlight" w:hAnsi="DINOT-Extlight" w:cstheme="minorHAnsi"/>
          <w:sz w:val="20"/>
          <w:szCs w:val="20"/>
        </w:rPr>
        <w:t xml:space="preserve">global and local </w:t>
      </w:r>
      <w:r w:rsidR="00B84AC9" w:rsidRPr="0009634D">
        <w:rPr>
          <w:rFonts w:ascii="DINOT-Extlight" w:hAnsi="DINOT-Extlight" w:cstheme="minorHAnsi"/>
          <w:sz w:val="20"/>
          <w:szCs w:val="20"/>
        </w:rPr>
        <w:t xml:space="preserve">vendors. Since they may vary in performance, we highly recommend </w:t>
      </w:r>
      <w:r w:rsidR="00254820" w:rsidRPr="0009634D">
        <w:rPr>
          <w:rFonts w:ascii="DINOT-Extlight" w:hAnsi="DINOT-Extlight" w:cstheme="minorHAnsi"/>
          <w:sz w:val="20"/>
          <w:szCs w:val="20"/>
        </w:rPr>
        <w:t>testing</w:t>
      </w:r>
      <w:r w:rsidR="00B84AC9" w:rsidRPr="0009634D">
        <w:rPr>
          <w:rFonts w:ascii="DINOT-Extlight" w:hAnsi="DINOT-Extlight" w:cstheme="minorHAnsi"/>
          <w:sz w:val="20"/>
          <w:szCs w:val="20"/>
        </w:rPr>
        <w:t xml:space="preserve"> </w:t>
      </w:r>
      <w:r w:rsidR="00254820" w:rsidRPr="0009634D">
        <w:rPr>
          <w:rFonts w:ascii="DINOT-Extlight" w:hAnsi="DINOT-Extlight" w:cstheme="minorHAnsi"/>
          <w:sz w:val="20"/>
          <w:szCs w:val="20"/>
        </w:rPr>
        <w:t>a</w:t>
      </w:r>
      <w:r w:rsidR="00B84AC9" w:rsidRPr="0009634D">
        <w:rPr>
          <w:rFonts w:ascii="DINOT-Extlight" w:hAnsi="DINOT-Extlight" w:cstheme="minorHAnsi"/>
          <w:sz w:val="20"/>
          <w:szCs w:val="20"/>
        </w:rPr>
        <w:t xml:space="preserve"> new product before using it in a commercial project</w:t>
      </w:r>
      <w:r w:rsidR="00254820" w:rsidRPr="0009634D">
        <w:rPr>
          <w:rFonts w:ascii="DINOT-Extlight" w:hAnsi="DINOT-Extlight" w:cstheme="minorHAnsi"/>
          <w:sz w:val="20"/>
          <w:szCs w:val="20"/>
        </w:rPr>
        <w:t>, as over-exp</w:t>
      </w:r>
      <w:r w:rsidR="00702856" w:rsidRPr="0009634D">
        <w:rPr>
          <w:rFonts w:ascii="DINOT-Extlight" w:hAnsi="DINOT-Extlight" w:cstheme="minorHAnsi"/>
          <w:sz w:val="20"/>
          <w:szCs w:val="20"/>
        </w:rPr>
        <w:t>a</w:t>
      </w:r>
      <w:r w:rsidR="00254820" w:rsidRPr="0009634D">
        <w:rPr>
          <w:rFonts w:ascii="DINOT-Extlight" w:hAnsi="DINOT-Extlight" w:cstheme="minorHAnsi"/>
          <w:sz w:val="20"/>
          <w:szCs w:val="20"/>
        </w:rPr>
        <w:t>n</w:t>
      </w:r>
      <w:r w:rsidR="00702856" w:rsidRPr="0009634D">
        <w:rPr>
          <w:rFonts w:ascii="DINOT-Extlight" w:hAnsi="DINOT-Extlight" w:cstheme="minorHAnsi"/>
          <w:sz w:val="20"/>
          <w:szCs w:val="20"/>
        </w:rPr>
        <w:t xml:space="preserve">sion </w:t>
      </w:r>
      <w:r w:rsidR="00254820" w:rsidRPr="0009634D">
        <w:rPr>
          <w:rFonts w:ascii="DINOT-Extlight" w:hAnsi="DINOT-Extlight" w:cstheme="minorHAnsi"/>
          <w:sz w:val="20"/>
          <w:szCs w:val="20"/>
        </w:rPr>
        <w:t xml:space="preserve">could damage the </w:t>
      </w:r>
      <w:r w:rsidR="00702856" w:rsidRPr="0009634D">
        <w:rPr>
          <w:rFonts w:ascii="DINOT-Extlight" w:hAnsi="DINOT-Extlight" w:cstheme="minorHAnsi"/>
          <w:sz w:val="20"/>
          <w:szCs w:val="20"/>
        </w:rPr>
        <w:t>3D-</w:t>
      </w:r>
      <w:r w:rsidR="00254820" w:rsidRPr="0009634D">
        <w:rPr>
          <w:rFonts w:ascii="DINOT-Extlight" w:hAnsi="DINOT-Extlight" w:cstheme="minorHAnsi"/>
          <w:sz w:val="20"/>
          <w:szCs w:val="20"/>
        </w:rPr>
        <w:t xml:space="preserve">printed </w:t>
      </w:r>
      <w:r w:rsidR="00702856" w:rsidRPr="0009634D">
        <w:rPr>
          <w:rFonts w:ascii="DINOT-Extlight" w:hAnsi="DINOT-Extlight" w:cstheme="minorHAnsi"/>
          <w:sz w:val="20"/>
          <w:szCs w:val="20"/>
        </w:rPr>
        <w:t>object</w:t>
      </w:r>
      <w:r w:rsidR="00B84AC9" w:rsidRPr="0009634D">
        <w:rPr>
          <w:rFonts w:ascii="DINOT-Extlight" w:hAnsi="DINOT-Extlight" w:cstheme="minorHAnsi"/>
          <w:sz w:val="20"/>
          <w:szCs w:val="20"/>
        </w:rPr>
        <w:t xml:space="preserve">. </w:t>
      </w:r>
    </w:p>
    <w:p w14:paraId="6313F944" w14:textId="3BBB5B5D" w:rsidR="00702856" w:rsidRPr="0009634D" w:rsidRDefault="00B765BF" w:rsidP="0009634D">
      <w:pPr>
        <w:spacing w:line="320" w:lineRule="exact"/>
        <w:ind w:left="0"/>
        <w:rPr>
          <w:rFonts w:ascii="DINOT-Extlight" w:hAnsi="DINOT-Extlight" w:cstheme="minorHAnsi"/>
          <w:sz w:val="20"/>
          <w:szCs w:val="20"/>
        </w:rPr>
      </w:pPr>
      <w:bookmarkStart w:id="75" w:name="_GoBack"/>
      <w:r w:rsidRPr="0009634D">
        <w:rPr>
          <w:rFonts w:ascii="DINOT-Extlight" w:hAnsi="DINOT-Extlight" w:cstheme="minorHAnsi"/>
          <w:noProof/>
          <w:sz w:val="20"/>
          <w:szCs w:val="20"/>
        </w:rPr>
        <w:drawing>
          <wp:anchor distT="0" distB="0" distL="114300" distR="114300" simplePos="0" relativeHeight="251669504" behindDoc="0" locked="1" layoutInCell="1" allowOverlap="1" wp14:anchorId="65254949" wp14:editId="3F768E66">
            <wp:simplePos x="0" y="0"/>
            <wp:positionH relativeFrom="column">
              <wp:posOffset>-2286000</wp:posOffset>
            </wp:positionH>
            <wp:positionV relativeFrom="page">
              <wp:posOffset>3470910</wp:posOffset>
            </wp:positionV>
            <wp:extent cx="1859915" cy="1075055"/>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am4.jpg"/>
                    <pic:cNvPicPr/>
                  </pic:nvPicPr>
                  <pic:blipFill rotWithShape="1">
                    <a:blip r:embed="rId18" cstate="print">
                      <a:extLst>
                        <a:ext uri="{28A0092B-C50C-407E-A947-70E740481C1C}">
                          <a14:useLocalDpi xmlns:a14="http://schemas.microsoft.com/office/drawing/2010/main" val="0"/>
                        </a:ext>
                      </a:extLst>
                    </a:blip>
                    <a:srcRect l="56024" t="34999"/>
                    <a:stretch/>
                  </pic:blipFill>
                  <pic:spPr bwMode="auto">
                    <a:xfrm>
                      <a:off x="0" y="0"/>
                      <a:ext cx="1859915" cy="107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AC9" w:rsidRPr="0009634D">
        <w:rPr>
          <w:rFonts w:ascii="DINOT-Extlight" w:hAnsi="DINOT-Extlight" w:cstheme="minorHAnsi"/>
          <w:sz w:val="20"/>
          <w:szCs w:val="20"/>
        </w:rPr>
        <w:t xml:space="preserve">Two </w:t>
      </w:r>
      <w:r w:rsidR="00702856" w:rsidRPr="0009634D">
        <w:rPr>
          <w:rFonts w:ascii="DINOT-Extlight" w:hAnsi="DINOT-Extlight" w:cstheme="minorHAnsi"/>
          <w:sz w:val="20"/>
          <w:szCs w:val="20"/>
        </w:rPr>
        <w:t xml:space="preserve">foam </w:t>
      </w:r>
      <w:r w:rsidR="00B84AC9" w:rsidRPr="0009634D">
        <w:rPr>
          <w:rFonts w:ascii="DINOT-Extlight" w:hAnsi="DINOT-Extlight" w:cstheme="minorHAnsi"/>
          <w:sz w:val="20"/>
          <w:szCs w:val="20"/>
        </w:rPr>
        <w:t xml:space="preserve">materials </w:t>
      </w:r>
      <w:r w:rsidR="00702856" w:rsidRPr="0009634D">
        <w:rPr>
          <w:rFonts w:ascii="DINOT-Extlight" w:hAnsi="DINOT-Extlight" w:cstheme="minorHAnsi"/>
          <w:sz w:val="20"/>
          <w:szCs w:val="20"/>
        </w:rPr>
        <w:t xml:space="preserve">with worldwide availability </w:t>
      </w:r>
      <w:r w:rsidR="00B84AC9" w:rsidRPr="0009634D">
        <w:rPr>
          <w:rFonts w:ascii="DINOT-Extlight" w:hAnsi="DINOT-Extlight" w:cstheme="minorHAnsi"/>
          <w:sz w:val="20"/>
          <w:szCs w:val="20"/>
        </w:rPr>
        <w:t xml:space="preserve">have been used in </w:t>
      </w:r>
      <w:proofErr w:type="spellStart"/>
      <w:r w:rsidR="00B84AC9" w:rsidRPr="0009634D">
        <w:rPr>
          <w:rFonts w:ascii="DINOT-Extlight" w:hAnsi="DINOT-Extlight" w:cstheme="minorHAnsi"/>
          <w:sz w:val="20"/>
          <w:szCs w:val="20"/>
        </w:rPr>
        <w:t>Massivit</w:t>
      </w:r>
      <w:r w:rsidR="00702856" w:rsidRPr="0009634D">
        <w:rPr>
          <w:rFonts w:ascii="DINOT-Extlight" w:hAnsi="DINOT-Extlight" w:cstheme="minorHAnsi"/>
          <w:sz w:val="20"/>
          <w:szCs w:val="20"/>
        </w:rPr>
        <w:t>’s</w:t>
      </w:r>
      <w:proofErr w:type="spellEnd"/>
      <w:r w:rsidR="00B84AC9" w:rsidRPr="0009634D">
        <w:rPr>
          <w:rFonts w:ascii="DINOT-Extlight" w:hAnsi="DINOT-Extlight" w:cstheme="minorHAnsi"/>
          <w:sz w:val="20"/>
          <w:szCs w:val="20"/>
        </w:rPr>
        <w:t xml:space="preserve"> </w:t>
      </w:r>
      <w:bookmarkEnd w:id="75"/>
      <w:r w:rsidR="00702856" w:rsidRPr="0009634D">
        <w:rPr>
          <w:rFonts w:ascii="DINOT-Extlight" w:hAnsi="DINOT-Extlight" w:cstheme="minorHAnsi"/>
          <w:sz w:val="20"/>
          <w:szCs w:val="20"/>
        </w:rPr>
        <w:t>A</w:t>
      </w:r>
      <w:r w:rsidR="00B84AC9" w:rsidRPr="0009634D">
        <w:rPr>
          <w:rFonts w:ascii="DINOT-Extlight" w:hAnsi="DINOT-Extlight" w:cstheme="minorHAnsi"/>
          <w:sz w:val="20"/>
          <w:szCs w:val="20"/>
        </w:rPr>
        <w:t xml:space="preserve">pplications </w:t>
      </w:r>
      <w:r w:rsidR="00702856" w:rsidRPr="0009634D">
        <w:rPr>
          <w:rFonts w:ascii="DINOT-Extlight" w:hAnsi="DINOT-Extlight" w:cstheme="minorHAnsi"/>
          <w:sz w:val="20"/>
          <w:szCs w:val="20"/>
        </w:rPr>
        <w:t>L</w:t>
      </w:r>
      <w:r w:rsidR="00B84AC9" w:rsidRPr="0009634D">
        <w:rPr>
          <w:rFonts w:ascii="DINOT-Extlight" w:hAnsi="DINOT-Extlight" w:cstheme="minorHAnsi"/>
          <w:sz w:val="20"/>
          <w:szCs w:val="20"/>
        </w:rPr>
        <w:t>ab</w:t>
      </w:r>
      <w:r w:rsidR="00254820" w:rsidRPr="0009634D">
        <w:rPr>
          <w:rFonts w:ascii="DINOT-Extlight" w:hAnsi="DINOT-Extlight" w:cstheme="minorHAnsi"/>
          <w:sz w:val="20"/>
          <w:szCs w:val="20"/>
        </w:rPr>
        <w:t xml:space="preserve"> and found </w:t>
      </w:r>
      <w:r w:rsidR="00702856" w:rsidRPr="0009634D">
        <w:rPr>
          <w:rFonts w:ascii="DINOT-Extlight" w:hAnsi="DINOT-Extlight" w:cstheme="minorHAnsi"/>
          <w:sz w:val="20"/>
          <w:szCs w:val="20"/>
        </w:rPr>
        <w:t xml:space="preserve">to be </w:t>
      </w:r>
      <w:r w:rsidR="00254820" w:rsidRPr="0009634D">
        <w:rPr>
          <w:rFonts w:ascii="DINOT-Extlight" w:hAnsi="DINOT-Extlight" w:cstheme="minorHAnsi"/>
          <w:sz w:val="20"/>
          <w:szCs w:val="20"/>
        </w:rPr>
        <w:t xml:space="preserve">suitable for </w:t>
      </w:r>
      <w:r w:rsidR="00702856" w:rsidRPr="0009634D">
        <w:rPr>
          <w:rFonts w:ascii="DINOT-Extlight" w:hAnsi="DINOT-Extlight" w:cstheme="minorHAnsi"/>
          <w:sz w:val="20"/>
          <w:szCs w:val="20"/>
        </w:rPr>
        <w:t>filling 3D models</w:t>
      </w:r>
      <w:r w:rsidR="00B84AC9" w:rsidRPr="0009634D">
        <w:rPr>
          <w:rFonts w:ascii="DINOT-Extlight" w:hAnsi="DINOT-Extlight" w:cstheme="minorHAnsi"/>
          <w:sz w:val="20"/>
          <w:szCs w:val="20"/>
        </w:rPr>
        <w:t xml:space="preserve">: </w:t>
      </w:r>
    </w:p>
    <w:p w14:paraId="104E7F65" w14:textId="7275EA30" w:rsidR="00254820" w:rsidRPr="0009634D" w:rsidRDefault="00254820" w:rsidP="007874D8">
      <w:pPr>
        <w:spacing w:after="0" w:line="320" w:lineRule="exact"/>
        <w:ind w:left="0"/>
        <w:rPr>
          <w:rFonts w:ascii="DINOT-Extlight" w:hAnsi="DINOT-Extlight" w:cstheme="minorHAnsi"/>
          <w:sz w:val="20"/>
          <w:szCs w:val="20"/>
        </w:rPr>
      </w:pPr>
      <w:r w:rsidRPr="0009634D">
        <w:rPr>
          <w:rFonts w:ascii="DINOT-Extlight" w:hAnsi="DINOT-Extlight" w:cstheme="minorHAnsi"/>
          <w:sz w:val="20"/>
          <w:szCs w:val="20"/>
        </w:rPr>
        <w:t xml:space="preserve">Vendor: </w:t>
      </w:r>
      <w:r w:rsidR="00F05852" w:rsidRPr="0009634D">
        <w:rPr>
          <w:rFonts w:ascii="DINOT-Extlight" w:hAnsi="DINOT-Extlight" w:cstheme="minorHAnsi"/>
          <w:sz w:val="20"/>
          <w:szCs w:val="20"/>
        </w:rPr>
        <w:t>S</w:t>
      </w:r>
      <w:r w:rsidRPr="0009634D">
        <w:rPr>
          <w:rFonts w:ascii="DINOT-Extlight" w:hAnsi="DINOT-Extlight" w:cstheme="minorHAnsi"/>
          <w:sz w:val="20"/>
          <w:szCs w:val="20"/>
        </w:rPr>
        <w:t xml:space="preserve">mooth-On, product: </w:t>
      </w:r>
      <w:r w:rsidR="00F05852" w:rsidRPr="0009634D">
        <w:rPr>
          <w:rFonts w:ascii="DINOT-Extlight" w:hAnsi="DINOT-Extlight" w:cstheme="minorHAnsi"/>
          <w:i/>
          <w:iCs/>
          <w:sz w:val="20"/>
          <w:szCs w:val="20"/>
        </w:rPr>
        <w:t>Foam-it</w:t>
      </w:r>
      <w:r w:rsidRPr="0009634D">
        <w:rPr>
          <w:rFonts w:ascii="DINOT-Extlight" w:hAnsi="DINOT-Extlight" w:cstheme="minorHAnsi"/>
          <w:sz w:val="20"/>
          <w:szCs w:val="20"/>
        </w:rPr>
        <w:t xml:space="preserve"> series. </w:t>
      </w:r>
    </w:p>
    <w:p w14:paraId="2E7A096E" w14:textId="3936BCBB" w:rsidR="00F05852" w:rsidRPr="0009634D" w:rsidRDefault="00254820" w:rsidP="007874D8">
      <w:pPr>
        <w:spacing w:before="0" w:line="320" w:lineRule="exact"/>
        <w:ind w:left="0"/>
        <w:rPr>
          <w:rFonts w:ascii="DINOT-Extlight" w:hAnsi="DINOT-Extlight" w:cstheme="minorHAnsi"/>
          <w:sz w:val="20"/>
          <w:szCs w:val="20"/>
        </w:rPr>
      </w:pPr>
      <w:r w:rsidRPr="0009634D">
        <w:rPr>
          <w:rFonts w:ascii="DINOT-Extlight" w:hAnsi="DINOT-Extlight" w:cstheme="minorHAnsi"/>
          <w:sz w:val="20"/>
          <w:szCs w:val="20"/>
        </w:rPr>
        <w:t xml:space="preserve">See in </w:t>
      </w:r>
      <w:hyperlink r:id="rId19" w:history="1">
        <w:r w:rsidRPr="0009634D">
          <w:rPr>
            <w:rStyle w:val="Hyperlink"/>
            <w:rFonts w:ascii="DINOT-Extlight" w:hAnsi="DINOT-Extlight" w:cstheme="minorHAnsi"/>
            <w:sz w:val="20"/>
            <w:szCs w:val="20"/>
          </w:rPr>
          <w:t>https://www.smooth-on.com/product-line/foam-it/</w:t>
        </w:r>
      </w:hyperlink>
      <w:r w:rsidRPr="0009634D">
        <w:rPr>
          <w:rFonts w:ascii="DINOT-Extlight" w:hAnsi="DINOT-Extlight" w:cstheme="minorHAnsi"/>
          <w:sz w:val="20"/>
          <w:szCs w:val="20"/>
        </w:rPr>
        <w:t xml:space="preserve"> </w:t>
      </w:r>
    </w:p>
    <w:p w14:paraId="1AC87C3B" w14:textId="28229C1E" w:rsidR="00F05852" w:rsidRPr="0009634D" w:rsidRDefault="00254820" w:rsidP="007874D8">
      <w:pPr>
        <w:spacing w:after="0" w:line="320" w:lineRule="exact"/>
        <w:ind w:left="0"/>
        <w:rPr>
          <w:rFonts w:ascii="DINOT-Extlight" w:hAnsi="DINOT-Extlight" w:cstheme="minorHAnsi"/>
          <w:sz w:val="20"/>
          <w:szCs w:val="20"/>
        </w:rPr>
      </w:pPr>
      <w:r w:rsidRPr="0009634D">
        <w:rPr>
          <w:rFonts w:ascii="DINOT-Extlight" w:hAnsi="DINOT-Extlight" w:cstheme="minorHAnsi"/>
          <w:sz w:val="20"/>
          <w:szCs w:val="20"/>
        </w:rPr>
        <w:t xml:space="preserve">Vendor: </w:t>
      </w:r>
      <w:proofErr w:type="spellStart"/>
      <w:r w:rsidR="00F05852" w:rsidRPr="0009634D">
        <w:rPr>
          <w:rFonts w:ascii="DINOT-Extlight" w:hAnsi="DINOT-Extlight" w:cstheme="minorHAnsi"/>
          <w:sz w:val="20"/>
          <w:szCs w:val="20"/>
        </w:rPr>
        <w:t>Polytek</w:t>
      </w:r>
      <w:proofErr w:type="spellEnd"/>
      <w:r w:rsidRPr="0009634D">
        <w:rPr>
          <w:rFonts w:ascii="DINOT-Extlight" w:hAnsi="DINOT-Extlight" w:cstheme="minorHAnsi"/>
          <w:sz w:val="20"/>
          <w:szCs w:val="20"/>
        </w:rPr>
        <w:t xml:space="preserve">, product: </w:t>
      </w:r>
      <w:proofErr w:type="spellStart"/>
      <w:r w:rsidR="00F05852" w:rsidRPr="0009634D">
        <w:rPr>
          <w:rFonts w:ascii="DINOT-Extlight" w:hAnsi="DINOT-Extlight" w:cstheme="minorHAnsi"/>
          <w:i/>
          <w:iCs/>
          <w:sz w:val="20"/>
          <w:szCs w:val="20"/>
        </w:rPr>
        <w:t>PolyFoam</w:t>
      </w:r>
      <w:proofErr w:type="spellEnd"/>
      <w:r w:rsidR="00F05852" w:rsidRPr="0009634D">
        <w:rPr>
          <w:rFonts w:ascii="DINOT-Extlight" w:hAnsi="DINOT-Extlight" w:cstheme="minorHAnsi"/>
          <w:i/>
          <w:iCs/>
          <w:sz w:val="20"/>
          <w:szCs w:val="20"/>
        </w:rPr>
        <w:t xml:space="preserve"> R</w:t>
      </w:r>
      <w:r w:rsidR="00F05852" w:rsidRPr="0009634D">
        <w:rPr>
          <w:rFonts w:ascii="DINOT-Extlight" w:hAnsi="DINOT-Extlight" w:cstheme="minorHAnsi"/>
          <w:sz w:val="20"/>
          <w:szCs w:val="20"/>
        </w:rPr>
        <w:t xml:space="preserve"> series </w:t>
      </w:r>
    </w:p>
    <w:p w14:paraId="1852B0EA" w14:textId="100EF685" w:rsidR="00254820" w:rsidRPr="0009634D" w:rsidRDefault="00254820" w:rsidP="007874D8">
      <w:pPr>
        <w:spacing w:before="0" w:line="320" w:lineRule="exact"/>
        <w:ind w:left="0"/>
        <w:rPr>
          <w:rFonts w:ascii="DINOT-Extlight" w:hAnsi="DINOT-Extlight" w:cstheme="minorHAnsi"/>
          <w:color w:val="44546A" w:themeColor="text2"/>
          <w:sz w:val="20"/>
          <w:szCs w:val="20"/>
        </w:rPr>
      </w:pPr>
      <w:r w:rsidRPr="0009634D">
        <w:rPr>
          <w:rFonts w:ascii="DINOT-Extlight" w:hAnsi="DINOT-Extlight" w:cstheme="minorHAnsi"/>
          <w:sz w:val="20"/>
          <w:szCs w:val="20"/>
        </w:rPr>
        <w:t>See in</w:t>
      </w:r>
      <w:r w:rsidRPr="0009634D">
        <w:rPr>
          <w:rFonts w:ascii="DINOT-Extlight" w:hAnsi="DINOT-Extlight" w:cstheme="minorHAnsi"/>
          <w:color w:val="44546A" w:themeColor="text2"/>
          <w:sz w:val="20"/>
          <w:szCs w:val="20"/>
        </w:rPr>
        <w:t xml:space="preserve"> </w:t>
      </w:r>
      <w:hyperlink r:id="rId20" w:history="1">
        <w:r w:rsidRPr="0009634D">
          <w:rPr>
            <w:rStyle w:val="Hyperlink"/>
            <w:rFonts w:ascii="DINOT-Extlight" w:hAnsi="DINOT-Extlight" w:cstheme="minorHAnsi"/>
            <w:sz w:val="20"/>
            <w:szCs w:val="20"/>
          </w:rPr>
          <w:t>https://www.polytek.com/products/polyfoam-r-5-casting-foam</w:t>
        </w:r>
      </w:hyperlink>
      <w:r w:rsidRPr="0009634D">
        <w:rPr>
          <w:rFonts w:ascii="DINOT-Extlight" w:hAnsi="DINOT-Extlight" w:cstheme="minorHAnsi"/>
          <w:color w:val="44546A" w:themeColor="text2"/>
          <w:sz w:val="20"/>
          <w:szCs w:val="20"/>
        </w:rPr>
        <w:t xml:space="preserve"> </w:t>
      </w:r>
    </w:p>
    <w:p w14:paraId="3759AD71" w14:textId="53B25C63" w:rsidR="00A11BA2" w:rsidRPr="00906AA4" w:rsidRDefault="00FC55F7" w:rsidP="0009634D">
      <w:pPr>
        <w:pStyle w:val="Heading2NoNumber"/>
      </w:pPr>
      <w:bookmarkStart w:id="76" w:name="_Toc496518138"/>
      <w:bookmarkStart w:id="77" w:name="_Toc496518549"/>
      <w:r w:rsidRPr="0009634D">
        <w:rPr>
          <w:rFonts w:ascii="DINOT-Extlight" w:hAnsi="DINOT-Extlight"/>
          <w:sz w:val="20"/>
          <w:szCs w:val="20"/>
        </w:rPr>
        <w:drawing>
          <wp:anchor distT="0" distB="0" distL="114300" distR="114300" simplePos="0" relativeHeight="251672576" behindDoc="0" locked="0" layoutInCell="1" allowOverlap="1" wp14:anchorId="2ECD96BA" wp14:editId="4241B021">
            <wp:simplePos x="0" y="0"/>
            <wp:positionH relativeFrom="column">
              <wp:posOffset>-2373086</wp:posOffset>
            </wp:positionH>
            <wp:positionV relativeFrom="page">
              <wp:posOffset>4751070</wp:posOffset>
            </wp:positionV>
            <wp:extent cx="1685925" cy="1885950"/>
            <wp:effectExtent l="0" t="0" r="9525" b="0"/>
            <wp:wrapNone/>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85925" cy="1885950"/>
                    </a:xfrm>
                    <a:prstGeom prst="rect">
                      <a:avLst/>
                    </a:prstGeom>
                  </pic:spPr>
                </pic:pic>
              </a:graphicData>
            </a:graphic>
            <wp14:sizeRelH relativeFrom="margin">
              <wp14:pctWidth>0</wp14:pctWidth>
            </wp14:sizeRelH>
            <wp14:sizeRelV relativeFrom="margin">
              <wp14:pctHeight>0</wp14:pctHeight>
            </wp14:sizeRelV>
          </wp:anchor>
        </w:drawing>
      </w:r>
      <w:r w:rsidRPr="0009634D">
        <w:rPr>
          <w:rFonts w:ascii="DINOT-Extlight" w:hAnsi="DINOT-Extlight"/>
          <w:sz w:val="20"/>
          <w:szCs w:val="20"/>
        </w:rPr>
        <mc:AlternateContent>
          <mc:Choice Requires="wps">
            <w:drawing>
              <wp:anchor distT="0" distB="0" distL="114300" distR="114300" simplePos="0" relativeHeight="251674624" behindDoc="0" locked="1" layoutInCell="1" allowOverlap="1" wp14:anchorId="498A4DB9" wp14:editId="6D0EA9FE">
                <wp:simplePos x="0" y="0"/>
                <wp:positionH relativeFrom="column">
                  <wp:posOffset>-2335530</wp:posOffset>
                </wp:positionH>
                <wp:positionV relativeFrom="page">
                  <wp:posOffset>4756785</wp:posOffset>
                </wp:positionV>
                <wp:extent cx="1645920" cy="168719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645920" cy="1687195"/>
                        </a:xfrm>
                        <a:prstGeom prst="rect">
                          <a:avLst/>
                        </a:prstGeom>
                        <a:noFill/>
                        <a:ln w="6350">
                          <a:noFill/>
                        </a:ln>
                      </wps:spPr>
                      <wps:txbx>
                        <w:txbxContent>
                          <w:p w14:paraId="5F8232C0" w14:textId="77777777" w:rsidR="00B765BF" w:rsidRPr="00B765BF" w:rsidRDefault="00B765BF" w:rsidP="00B765BF">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20E1D92D" w14:textId="77777777" w:rsidR="00B765BF" w:rsidRPr="007D599F" w:rsidRDefault="00B765BF" w:rsidP="00B765BF">
                            <w:pPr>
                              <w:ind w:left="0"/>
                              <w:rPr>
                                <w:rFonts w:ascii="DINOT" w:hAnsi="DINOT" w:cstheme="minorHAnsi"/>
                                <w:sz w:val="20"/>
                                <w:szCs w:val="20"/>
                              </w:rPr>
                            </w:pPr>
                            <w:r w:rsidRPr="00B765BF">
                              <w:rPr>
                                <w:rFonts w:ascii="DINOT" w:hAnsi="DINOT" w:cstheme="minorHAnsi"/>
                                <w:sz w:val="20"/>
                                <w:szCs w:val="20"/>
                              </w:rPr>
                              <w:t>Expanding polyurethane foams are not to be confused with expanding foam sealants in aerosol</w:t>
                            </w:r>
                            <w:r w:rsidRPr="007D599F">
                              <w:rPr>
                                <w:rFonts w:ascii="DINOT" w:hAnsi="DINOT" w:cstheme="minorHAnsi"/>
                                <w:sz w:val="20"/>
                                <w:szCs w:val="20"/>
                              </w:rPr>
                              <w:t xml:space="preserve"> spray cans. Those foams will not work for filling an object.  </w:t>
                            </w:r>
                          </w:p>
                          <w:p w14:paraId="13555CA1" w14:textId="77777777" w:rsidR="00B765BF" w:rsidRPr="007D599F" w:rsidRDefault="00B765BF" w:rsidP="00B765BF">
                            <w:pPr>
                              <w:ind w:left="0"/>
                              <w:rPr>
                                <w:rFonts w:ascii="DINOT" w:hAnsi="DINOT"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4DB9" id="Text Box 47" o:spid="_x0000_s1031" type="#_x0000_t202" style="position:absolute;margin-left:-183.9pt;margin-top:374.55pt;width:129.6pt;height:13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" filled="f" stroked="f" strokeweight=".5pt">
                <v:textbox>
                  <w:txbxContent>
                    <w:p w14:paraId="5F8232C0" w14:textId="77777777" w:rsidR="00B765BF" w:rsidRPr="00B765BF" w:rsidRDefault="00B765BF" w:rsidP="00B765BF">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20E1D92D" w14:textId="77777777" w:rsidR="00B765BF" w:rsidRPr="007D599F" w:rsidRDefault="00B765BF" w:rsidP="00B765BF">
                      <w:pPr>
                        <w:ind w:left="0"/>
                        <w:rPr>
                          <w:rFonts w:ascii="DINOT" w:hAnsi="DINOT" w:cstheme="minorHAnsi"/>
                          <w:sz w:val="20"/>
                          <w:szCs w:val="20"/>
                        </w:rPr>
                      </w:pPr>
                      <w:r w:rsidRPr="00B765BF">
                        <w:rPr>
                          <w:rFonts w:ascii="DINOT" w:hAnsi="DINOT" w:cstheme="minorHAnsi"/>
                          <w:sz w:val="20"/>
                          <w:szCs w:val="20"/>
                        </w:rPr>
                        <w:t>Expanding polyurethane foams are not to be confused with expanding foam sealants in aerosol</w:t>
                      </w:r>
                      <w:r w:rsidRPr="007D599F">
                        <w:rPr>
                          <w:rFonts w:ascii="DINOT" w:hAnsi="DINOT" w:cstheme="minorHAnsi"/>
                          <w:sz w:val="20"/>
                          <w:szCs w:val="20"/>
                        </w:rPr>
                        <w:t xml:space="preserve"> spray cans. Those foams will not work for filling an object.  </w:t>
                      </w:r>
                    </w:p>
                    <w:p w14:paraId="13555CA1" w14:textId="77777777" w:rsidR="00B765BF" w:rsidRPr="007D599F" w:rsidRDefault="00B765BF" w:rsidP="00B765BF">
                      <w:pPr>
                        <w:ind w:left="0"/>
                        <w:rPr>
                          <w:rFonts w:ascii="DINOT" w:hAnsi="DINOT" w:cstheme="minorHAnsi"/>
                          <w:sz w:val="20"/>
                          <w:szCs w:val="20"/>
                        </w:rPr>
                      </w:pPr>
                    </w:p>
                  </w:txbxContent>
                </v:textbox>
                <w10:wrap anchory="page"/>
                <w10:anchorlock/>
              </v:shape>
            </w:pict>
          </mc:Fallback>
        </mc:AlternateContent>
      </w:r>
      <w:r w:rsidR="0009634D" w:rsidRPr="00906AA4">
        <w:t>SAFETY</w:t>
      </w:r>
      <w:bookmarkEnd w:id="76"/>
      <w:bookmarkEnd w:id="77"/>
    </w:p>
    <w:p w14:paraId="1C2BEC83" w14:textId="75BE2D45" w:rsidR="00875243" w:rsidRPr="00906AA4" w:rsidRDefault="0009634D" w:rsidP="00F23392">
      <w:pPr>
        <w:spacing w:line="320" w:lineRule="exact"/>
        <w:ind w:left="0"/>
        <w:rPr>
          <w:rFonts w:asciiTheme="minorHAnsi" w:hAnsiTheme="minorHAnsi" w:cstheme="minorHAnsi"/>
          <w:sz w:val="24"/>
          <w:szCs w:val="24"/>
        </w:rPr>
      </w:pPr>
      <w:r w:rsidRPr="0009634D">
        <w:rPr>
          <w:rFonts w:ascii="DINOT-Extlight" w:hAnsi="DINOT-Extlight" w:cstheme="minorHAnsi"/>
          <w:noProof/>
          <w:sz w:val="20"/>
          <w:szCs w:val="20"/>
        </w:rPr>
        <w:drawing>
          <wp:anchor distT="0" distB="0" distL="114300" distR="114300" simplePos="0" relativeHeight="251654144" behindDoc="0" locked="0" layoutInCell="1" allowOverlap="1" wp14:anchorId="365D619A" wp14:editId="669C6477">
            <wp:simplePos x="0" y="0"/>
            <wp:positionH relativeFrom="margin">
              <wp:posOffset>64770</wp:posOffset>
            </wp:positionH>
            <wp:positionV relativeFrom="paragraph">
              <wp:posOffset>64770</wp:posOffset>
            </wp:positionV>
            <wp:extent cx="353695" cy="323850"/>
            <wp:effectExtent l="0" t="0" r="8255" b="0"/>
            <wp:wrapSquare wrapText="bothSides"/>
            <wp:docPr id="1" name="Picture 1" descr="תמונה קשור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מונה קשורה"/>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695"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A1A" w:rsidRPr="009A3A1A">
        <w:rPr>
          <w:rFonts w:ascii="DINOT-Extlight" w:hAnsi="DINOT-Extlight" w:cstheme="minorHAnsi"/>
          <w:noProof/>
          <w:sz w:val="20"/>
          <w:szCs w:val="20"/>
        </w:rPr>
        <w:t xml:space="preserve">Before starting to work with the expanding foam, carefully read the </w:t>
      </w:r>
      <w:r w:rsidR="009A3A1A" w:rsidRPr="009A3A1A">
        <w:rPr>
          <w:rFonts w:ascii="DINOT-Extlight" w:hAnsi="DINOT-Extlight" w:cstheme="minorHAnsi"/>
          <w:b/>
          <w:bCs/>
          <w:noProof/>
          <w:sz w:val="20"/>
          <w:szCs w:val="20"/>
        </w:rPr>
        <w:t>Safety Data Sheet</w:t>
      </w:r>
      <w:r w:rsidR="009A3A1A" w:rsidRPr="009A3A1A">
        <w:rPr>
          <w:rFonts w:ascii="DINOT-Extlight" w:hAnsi="DINOT-Extlight" w:cstheme="minorHAnsi"/>
          <w:noProof/>
          <w:sz w:val="20"/>
          <w:szCs w:val="20"/>
        </w:rPr>
        <w:t xml:space="preserve"> of the product and follow all instructions. Do not use a product without a safety data sheet. You should also cover your working area to protect it from foam spills, and always work with long sleeves and plastic gloves</w:t>
      </w:r>
      <w:r w:rsidR="009634D8">
        <w:rPr>
          <w:rFonts w:asciiTheme="minorHAnsi" w:hAnsiTheme="minorHAnsi" w:cstheme="minorHAnsi"/>
          <w:sz w:val="24"/>
          <w:szCs w:val="24"/>
        </w:rPr>
        <w:t xml:space="preserve"> </w:t>
      </w:r>
    </w:p>
    <w:p w14:paraId="5C1D2EF6" w14:textId="37E8E56C" w:rsidR="00250D64" w:rsidRPr="00250D64" w:rsidRDefault="00250D64" w:rsidP="00250D64">
      <w:pPr>
        <w:ind w:left="0"/>
        <w:rPr>
          <w:rFonts w:asciiTheme="minorHAnsi" w:eastAsiaTheme="majorEastAsia" w:hAnsiTheme="minorHAnsi" w:cstheme="minorHAnsi"/>
          <w:color w:val="2F5496" w:themeColor="accent1" w:themeShade="BF"/>
          <w:sz w:val="28"/>
          <w:szCs w:val="28"/>
          <w:lang w:bidi="ar-SA"/>
        </w:rPr>
      </w:pPr>
      <w:r>
        <w:br w:type="page"/>
      </w:r>
    </w:p>
    <w:p w14:paraId="669F773F" w14:textId="78F0AB78" w:rsidR="009842B6" w:rsidRPr="009634D8" w:rsidRDefault="0009634D" w:rsidP="0009634D">
      <w:pPr>
        <w:pStyle w:val="Heading2NoNumber"/>
      </w:pPr>
      <w:bookmarkStart w:id="78" w:name="_Toc496518139"/>
      <w:bookmarkStart w:id="79" w:name="_Toc496518550"/>
      <w:r w:rsidRPr="00875243">
        <w:lastRenderedPageBreak/>
        <w:t xml:space="preserve">HOW TO </w:t>
      </w:r>
      <w:bookmarkEnd w:id="78"/>
      <w:bookmarkEnd w:id="79"/>
      <w:r>
        <w:t>U</w:t>
      </w:r>
      <w:r w:rsidRPr="00875243">
        <w:t>SE</w:t>
      </w:r>
    </w:p>
    <w:p w14:paraId="0EAE8A99" w14:textId="073E92CB" w:rsidR="006C37C4" w:rsidRPr="007D599F" w:rsidRDefault="006E7197" w:rsidP="00DD269D">
      <w:pPr>
        <w:pStyle w:val="Heading3"/>
      </w:pPr>
      <w:bookmarkStart w:id="80" w:name="_Toc496518140"/>
      <w:r w:rsidRPr="007D599F">
        <w:t>M</w:t>
      </w:r>
      <w:r w:rsidR="006C37C4" w:rsidRPr="007D599F">
        <w:t>odel</w:t>
      </w:r>
      <w:r w:rsidRPr="007D599F">
        <w:t xml:space="preserve"> Preparation</w:t>
      </w:r>
      <w:bookmarkEnd w:id="80"/>
    </w:p>
    <w:p w14:paraId="5907D9D6" w14:textId="2B249371" w:rsidR="006C37C4" w:rsidRPr="007D599F" w:rsidRDefault="00AE368C" w:rsidP="007D599F">
      <w:pPr>
        <w:spacing w:line="320" w:lineRule="exact"/>
        <w:ind w:left="0"/>
        <w:rPr>
          <w:rFonts w:ascii="DINOT-Extlight" w:hAnsi="DINOT-Extlight" w:cstheme="minorHAnsi"/>
          <w:sz w:val="20"/>
          <w:szCs w:val="20"/>
        </w:rPr>
      </w:pPr>
      <w:r w:rsidRPr="00AE368C">
        <w:rPr>
          <w:rFonts w:ascii="DINOT-Extlight" w:hAnsi="DINOT-Extlight" w:cstheme="minorHAnsi"/>
          <w:sz w:val="20"/>
          <w:szCs w:val="20"/>
        </w:rPr>
        <w:t>Make sure the 3D printed model is fully cured. If there are any small holes in the model, they must be sealed to prevent the foam from leaking through the model.</w:t>
      </w:r>
      <w:r w:rsidR="007D599F" w:rsidRPr="00E65A00">
        <w:rPr>
          <w:noProof/>
        </w:rPr>
        <mc:AlternateContent>
          <mc:Choice Requires="wps">
            <w:drawing>
              <wp:anchor distT="0" distB="0" distL="114300" distR="114300" simplePos="0" relativeHeight="251678720" behindDoc="0" locked="1" layoutInCell="1" allowOverlap="1" wp14:anchorId="284652A7" wp14:editId="18C7185A">
                <wp:simplePos x="0" y="0"/>
                <wp:positionH relativeFrom="column">
                  <wp:posOffset>-171450</wp:posOffset>
                </wp:positionH>
                <wp:positionV relativeFrom="page">
                  <wp:posOffset>1610360</wp:posOffset>
                </wp:positionV>
                <wp:extent cx="46355" cy="7754620"/>
                <wp:effectExtent l="0" t="0" r="29845" b="36830"/>
                <wp:wrapNone/>
                <wp:docPr id="50" name="Straight Connector 50"/>
                <wp:cNvGraphicFramePr/>
                <a:graphic xmlns:a="http://schemas.openxmlformats.org/drawingml/2006/main">
                  <a:graphicData uri="http://schemas.microsoft.com/office/word/2010/wordprocessingShape">
                    <wps:wsp>
                      <wps:cNvCnPr/>
                      <wps:spPr>
                        <a:xfrm>
                          <a:off x="0" y="0"/>
                          <a:ext cx="46355" cy="775462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A2A9C" id="Straight Connector 5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3.5pt,126.8pt" to="-9.85pt,7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" strokecolor="#a4a4a7" strokeweight=".5pt">
                <v:stroke joinstyle="miter"/>
                <w10:wrap anchory="page"/>
                <w10:anchorlock/>
              </v:line>
            </w:pict>
          </mc:Fallback>
        </mc:AlternateContent>
      </w:r>
    </w:p>
    <w:p w14:paraId="1D3CC0CF" w14:textId="72E7DB43" w:rsidR="009634D8" w:rsidRPr="007D599F" w:rsidRDefault="007D599F" w:rsidP="00DD269D">
      <w:pPr>
        <w:pStyle w:val="Heading3"/>
      </w:pPr>
      <w:bookmarkStart w:id="81" w:name="_Toc496518141"/>
      <w:r w:rsidRPr="00906AA4">
        <w:rPr>
          <w:rFonts w:asciiTheme="minorHAnsi" w:hAnsiTheme="minorHAnsi"/>
          <w:noProof/>
          <w:sz w:val="24"/>
          <w:szCs w:val="24"/>
        </w:rPr>
        <w:drawing>
          <wp:anchor distT="0" distB="0" distL="114300" distR="114300" simplePos="0" relativeHeight="251679744" behindDoc="0" locked="0" layoutInCell="1" allowOverlap="1" wp14:anchorId="481857F0" wp14:editId="28FDF67C">
            <wp:simplePos x="0" y="0"/>
            <wp:positionH relativeFrom="column">
              <wp:posOffset>-2438400</wp:posOffset>
            </wp:positionH>
            <wp:positionV relativeFrom="paragraph">
              <wp:posOffset>289559</wp:posOffset>
            </wp:positionV>
            <wp:extent cx="1732212" cy="1552575"/>
            <wp:effectExtent l="0" t="0" r="190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5477" cy="1555501"/>
                    </a:xfrm>
                    <a:prstGeom prst="rect">
                      <a:avLst/>
                    </a:prstGeom>
                  </pic:spPr>
                </pic:pic>
              </a:graphicData>
            </a:graphic>
            <wp14:sizeRelH relativeFrom="margin">
              <wp14:pctWidth>0</wp14:pctWidth>
            </wp14:sizeRelH>
            <wp14:sizeRelV relativeFrom="margin">
              <wp14:pctHeight>0</wp14:pctHeight>
            </wp14:sizeRelV>
          </wp:anchor>
        </w:drawing>
      </w:r>
      <w:r w:rsidR="00F05852" w:rsidRPr="007D599F">
        <w:t xml:space="preserve">Mixing </w:t>
      </w:r>
      <w:r w:rsidR="00BF48C6" w:rsidRPr="007D599F">
        <w:t>R</w:t>
      </w:r>
      <w:r w:rsidR="00F05852" w:rsidRPr="007D599F">
        <w:t>atio</w:t>
      </w:r>
      <w:bookmarkEnd w:id="81"/>
      <w:r w:rsidR="00F05852" w:rsidRPr="007D599F">
        <w:t xml:space="preserve"> </w:t>
      </w:r>
    </w:p>
    <w:p w14:paraId="3EBD856A" w14:textId="12FDB739" w:rsidR="00FC2083" w:rsidRPr="007D599F" w:rsidRDefault="002C4A1C" w:rsidP="007D599F">
      <w:pPr>
        <w:spacing w:line="320" w:lineRule="exact"/>
        <w:ind w:left="0"/>
        <w:rPr>
          <w:rFonts w:ascii="DINOT-Extlight" w:hAnsi="DINOT-Extlight" w:cstheme="minorHAnsi"/>
          <w:i/>
          <w:iCs/>
          <w:sz w:val="20"/>
          <w:szCs w:val="20"/>
        </w:rPr>
      </w:pPr>
      <w:r w:rsidRPr="00063797">
        <w:rPr>
          <w:rStyle w:val="BodyTextChar"/>
          <w:rFonts w:eastAsiaTheme="minorHAnsi"/>
        </w:rPr>
        <w:t>Expanding polyurethane foam kits contain two</w:t>
      </w:r>
      <w:r w:rsidR="00F05852" w:rsidRPr="00063797">
        <w:rPr>
          <w:rStyle w:val="BodyTextChar"/>
          <w:rFonts w:eastAsiaTheme="minorHAnsi"/>
        </w:rPr>
        <w:t xml:space="preserve"> liquid materials</w:t>
      </w:r>
      <w:r w:rsidRPr="00063797">
        <w:rPr>
          <w:rStyle w:val="BodyTextChar"/>
          <w:rFonts w:eastAsiaTheme="minorHAnsi"/>
        </w:rPr>
        <w:t xml:space="preserve"> in separate containers</w:t>
      </w:r>
      <w:r w:rsidR="00F05852" w:rsidRPr="00063797">
        <w:rPr>
          <w:rStyle w:val="BodyTextChar"/>
          <w:rFonts w:eastAsiaTheme="minorHAnsi"/>
        </w:rPr>
        <w:t xml:space="preserve">. </w:t>
      </w:r>
      <w:r w:rsidRPr="00063797">
        <w:rPr>
          <w:rStyle w:val="BodyTextChar"/>
          <w:rFonts w:eastAsiaTheme="minorHAnsi"/>
        </w:rPr>
        <w:t>We will refer to them</w:t>
      </w:r>
      <w:r w:rsidRPr="007D599F">
        <w:rPr>
          <w:rFonts w:ascii="DINOT-Extlight" w:hAnsi="DINOT-Extlight" w:cstheme="minorHAnsi"/>
          <w:sz w:val="20"/>
          <w:szCs w:val="20"/>
        </w:rPr>
        <w:t xml:space="preserve"> here</w:t>
      </w:r>
      <w:r w:rsidR="00F05852" w:rsidRPr="007D599F">
        <w:rPr>
          <w:rFonts w:ascii="DINOT-Extlight" w:hAnsi="DINOT-Extlight" w:cstheme="minorHAnsi"/>
          <w:sz w:val="20"/>
          <w:szCs w:val="20"/>
        </w:rPr>
        <w:t xml:space="preserve"> as material A &amp; material B. </w:t>
      </w:r>
      <w:r w:rsidR="00FC2083" w:rsidRPr="007D599F">
        <w:rPr>
          <w:rFonts w:ascii="DINOT-Extlight" w:hAnsi="DINOT-Extlight" w:cstheme="minorHAnsi"/>
          <w:i/>
          <w:iCs/>
          <w:sz w:val="20"/>
          <w:szCs w:val="20"/>
        </w:rPr>
        <w:t xml:space="preserve">See </w:t>
      </w:r>
      <w:r w:rsidR="0083017F">
        <w:rPr>
          <w:rFonts w:ascii="DINOT-Extlight" w:hAnsi="DINOT-Extlight" w:cstheme="minorHAnsi"/>
          <w:i/>
          <w:iCs/>
          <w:sz w:val="20"/>
          <w:szCs w:val="20"/>
        </w:rPr>
        <w:t>f</w:t>
      </w:r>
      <w:r w:rsidR="00FC2083" w:rsidRPr="007D599F">
        <w:rPr>
          <w:rFonts w:ascii="DINOT-Extlight" w:hAnsi="DINOT-Extlight" w:cstheme="minorHAnsi"/>
          <w:i/>
          <w:iCs/>
          <w:sz w:val="20"/>
          <w:szCs w:val="20"/>
        </w:rPr>
        <w:t>igure 2</w:t>
      </w:r>
      <w:r w:rsidR="007D599F">
        <w:rPr>
          <w:noProof/>
        </w:rPr>
        <mc:AlternateContent>
          <mc:Choice Requires="wps">
            <w:drawing>
              <wp:anchor distT="0" distB="0" distL="114300" distR="114300" simplePos="0" relativeHeight="251681792" behindDoc="0" locked="1" layoutInCell="1" allowOverlap="1" wp14:anchorId="4F0E41A2" wp14:editId="31E5B8F5">
                <wp:simplePos x="0" y="0"/>
                <wp:positionH relativeFrom="column">
                  <wp:posOffset>-2470785</wp:posOffset>
                </wp:positionH>
                <wp:positionV relativeFrom="page">
                  <wp:posOffset>2684145</wp:posOffset>
                </wp:positionV>
                <wp:extent cx="1197610" cy="4292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378E06F6" w14:textId="44DE8557" w:rsidR="007D599F" w:rsidRPr="0009634D" w:rsidRDefault="007D599F" w:rsidP="007D599F">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F0E41A2" id="Text Box 53" o:spid="_x0000_s1032" type="#_x0000_t202" style="position:absolute;margin-left:-194.55pt;margin-top:211.35pt;width:94.3pt;height:3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" filled="f" stroked="f" strokeweight=".5pt">
                <v:textbox style="mso-fit-shape-to-text:t">
                  <w:txbxContent>
                    <w:p w14:paraId="378E06F6" w14:textId="44DE8557" w:rsidR="007D599F" w:rsidRPr="0009634D" w:rsidRDefault="007D599F" w:rsidP="007D599F">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2</w:t>
                      </w:r>
                    </w:p>
                  </w:txbxContent>
                </v:textbox>
                <w10:wrap anchory="page"/>
                <w10:anchorlock/>
              </v:shape>
            </w:pict>
          </mc:Fallback>
        </mc:AlternateContent>
      </w:r>
    </w:p>
    <w:p w14:paraId="07B4008A" w14:textId="1EC643F6" w:rsidR="00F05852" w:rsidRPr="007D599F" w:rsidRDefault="002C4A1C" w:rsidP="007D599F">
      <w:pPr>
        <w:spacing w:line="320" w:lineRule="exact"/>
        <w:ind w:left="0"/>
        <w:rPr>
          <w:rFonts w:ascii="DINOT-Extlight" w:hAnsi="DINOT-Extlight" w:cstheme="minorHAnsi"/>
          <w:sz w:val="20"/>
          <w:szCs w:val="20"/>
        </w:rPr>
      </w:pPr>
      <w:r w:rsidRPr="007D599F">
        <w:rPr>
          <w:rFonts w:ascii="DINOT-Extlight" w:hAnsi="DINOT-Extlight" w:cstheme="minorHAnsi"/>
          <w:sz w:val="20"/>
          <w:szCs w:val="20"/>
        </w:rPr>
        <w:t>O</w:t>
      </w:r>
      <w:r w:rsidR="00F05852" w:rsidRPr="007D599F">
        <w:rPr>
          <w:rFonts w:ascii="DINOT-Extlight" w:hAnsi="DINOT-Extlight" w:cstheme="minorHAnsi"/>
          <w:sz w:val="20"/>
          <w:szCs w:val="20"/>
        </w:rPr>
        <w:t>nce</w:t>
      </w:r>
      <w:r w:rsidRPr="007D599F">
        <w:rPr>
          <w:rFonts w:ascii="DINOT-Extlight" w:hAnsi="DINOT-Extlight" w:cstheme="minorHAnsi"/>
          <w:sz w:val="20"/>
          <w:szCs w:val="20"/>
        </w:rPr>
        <w:t xml:space="preserve"> materials</w:t>
      </w:r>
      <w:r w:rsidR="00F05852" w:rsidRPr="007D599F">
        <w:rPr>
          <w:rFonts w:ascii="DINOT-Extlight" w:hAnsi="DINOT-Extlight" w:cstheme="minorHAnsi"/>
          <w:sz w:val="20"/>
          <w:szCs w:val="20"/>
        </w:rPr>
        <w:t xml:space="preserve"> A </w:t>
      </w:r>
      <w:r w:rsidRPr="007D599F">
        <w:rPr>
          <w:rFonts w:ascii="DINOT-Extlight" w:hAnsi="DINOT-Extlight" w:cstheme="minorHAnsi"/>
          <w:sz w:val="20"/>
          <w:szCs w:val="20"/>
        </w:rPr>
        <w:t>and B are mixed</w:t>
      </w:r>
      <w:r w:rsidR="00EE03DC" w:rsidRPr="007D599F">
        <w:rPr>
          <w:rFonts w:ascii="DINOT-Extlight" w:hAnsi="DINOT-Extlight" w:cstheme="minorHAnsi"/>
          <w:sz w:val="20"/>
          <w:szCs w:val="20"/>
        </w:rPr>
        <w:t>,</w:t>
      </w:r>
      <w:r w:rsidR="00F05852" w:rsidRPr="007D599F">
        <w:rPr>
          <w:rFonts w:ascii="DINOT-Extlight" w:hAnsi="DINOT-Extlight" w:cstheme="minorHAnsi"/>
          <w:sz w:val="20"/>
          <w:szCs w:val="20"/>
        </w:rPr>
        <w:t xml:space="preserve"> a chemical reaction occur</w:t>
      </w:r>
      <w:r w:rsidR="00EE03DC" w:rsidRPr="007D599F">
        <w:rPr>
          <w:rFonts w:ascii="DINOT-Extlight" w:hAnsi="DINOT-Extlight" w:cstheme="minorHAnsi"/>
          <w:sz w:val="20"/>
          <w:szCs w:val="20"/>
        </w:rPr>
        <w:t>s</w:t>
      </w:r>
      <w:r w:rsidRPr="007D599F">
        <w:rPr>
          <w:rFonts w:ascii="DINOT-Extlight" w:hAnsi="DINOT-Extlight" w:cstheme="minorHAnsi"/>
          <w:sz w:val="20"/>
          <w:szCs w:val="20"/>
        </w:rPr>
        <w:t xml:space="preserve"> </w:t>
      </w:r>
      <w:r w:rsidR="00EE03DC" w:rsidRPr="007D599F">
        <w:rPr>
          <w:rFonts w:ascii="DINOT-Extlight" w:hAnsi="DINOT-Extlight" w:cstheme="minorHAnsi"/>
          <w:sz w:val="20"/>
          <w:szCs w:val="20"/>
        </w:rPr>
        <w:t xml:space="preserve">that causes </w:t>
      </w:r>
      <w:r w:rsidRPr="007D599F">
        <w:rPr>
          <w:rFonts w:ascii="DINOT-Extlight" w:hAnsi="DINOT-Extlight" w:cstheme="minorHAnsi"/>
          <w:sz w:val="20"/>
          <w:szCs w:val="20"/>
        </w:rPr>
        <w:t xml:space="preserve">the mixture to </w:t>
      </w:r>
      <w:r w:rsidR="00EE03DC" w:rsidRPr="007D599F">
        <w:rPr>
          <w:rFonts w:ascii="DINOT-Extlight" w:hAnsi="DINOT-Extlight" w:cstheme="minorHAnsi"/>
          <w:sz w:val="20"/>
          <w:szCs w:val="20"/>
        </w:rPr>
        <w:t xml:space="preserve">rapidly </w:t>
      </w:r>
      <w:r w:rsidRPr="007D599F">
        <w:rPr>
          <w:rFonts w:ascii="DINOT-Extlight" w:hAnsi="DINOT-Extlight" w:cstheme="minorHAnsi"/>
          <w:sz w:val="20"/>
          <w:szCs w:val="20"/>
        </w:rPr>
        <w:t>expand and become rigid foam.</w:t>
      </w:r>
      <w:r w:rsidR="00F05852" w:rsidRPr="007D599F">
        <w:rPr>
          <w:rFonts w:ascii="DINOT-Extlight" w:hAnsi="DINOT-Extlight" w:cstheme="minorHAnsi"/>
          <w:sz w:val="20"/>
          <w:szCs w:val="20"/>
        </w:rPr>
        <w:t xml:space="preserve"> </w:t>
      </w:r>
    </w:p>
    <w:p w14:paraId="596C0173" w14:textId="022B9E15" w:rsidR="00FC2083" w:rsidRPr="007D599F" w:rsidRDefault="00FC55F7" w:rsidP="007D599F">
      <w:pPr>
        <w:spacing w:line="320" w:lineRule="exact"/>
        <w:ind w:left="0"/>
        <w:rPr>
          <w:rFonts w:ascii="DINOT-Extlight" w:hAnsi="DINOT-Extlight" w:cstheme="minorHAnsi"/>
          <w:sz w:val="20"/>
          <w:szCs w:val="20"/>
        </w:rPr>
      </w:pPr>
      <w:r w:rsidRPr="007D599F">
        <w:rPr>
          <w:rFonts w:ascii="DINOT-Extlight" w:hAnsi="DINOT-Extlight"/>
          <w:noProof/>
          <w:sz w:val="20"/>
          <w:szCs w:val="20"/>
        </w:rPr>
        <w:drawing>
          <wp:anchor distT="0" distB="0" distL="114300" distR="114300" simplePos="0" relativeHeight="251683840" behindDoc="0" locked="0" layoutInCell="1" allowOverlap="1" wp14:anchorId="27E3CBAB" wp14:editId="54F55489">
            <wp:simplePos x="0" y="0"/>
            <wp:positionH relativeFrom="column">
              <wp:posOffset>-2383246</wp:posOffset>
            </wp:positionH>
            <wp:positionV relativeFrom="page">
              <wp:posOffset>4937760</wp:posOffset>
            </wp:positionV>
            <wp:extent cx="1685925" cy="1885950"/>
            <wp:effectExtent l="0" t="0" r="9525" b="0"/>
            <wp:wrapNone/>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85925" cy="1885950"/>
                    </a:xfrm>
                    <a:prstGeom prst="rect">
                      <a:avLst/>
                    </a:prstGeom>
                  </pic:spPr>
                </pic:pic>
              </a:graphicData>
            </a:graphic>
            <wp14:sizeRelH relativeFrom="margin">
              <wp14:pctWidth>0</wp14:pctWidth>
            </wp14:sizeRelH>
            <wp14:sizeRelV relativeFrom="margin">
              <wp14:pctHeight>0</wp14:pctHeight>
            </wp14:sizeRelV>
          </wp:anchor>
        </w:drawing>
      </w:r>
      <w:r w:rsidRPr="007D599F">
        <w:rPr>
          <w:rFonts w:ascii="DINOT-Extlight" w:hAnsi="DINOT-Extlight"/>
          <w:noProof/>
          <w:sz w:val="20"/>
          <w:szCs w:val="20"/>
        </w:rPr>
        <mc:AlternateContent>
          <mc:Choice Requires="wps">
            <w:drawing>
              <wp:anchor distT="0" distB="0" distL="114300" distR="114300" simplePos="0" relativeHeight="251684864" behindDoc="0" locked="1" layoutInCell="1" allowOverlap="1" wp14:anchorId="1FE3FDAC" wp14:editId="62B8FB30">
                <wp:simplePos x="0" y="0"/>
                <wp:positionH relativeFrom="column">
                  <wp:posOffset>-2344420</wp:posOffset>
                </wp:positionH>
                <wp:positionV relativeFrom="page">
                  <wp:posOffset>4943475</wp:posOffset>
                </wp:positionV>
                <wp:extent cx="1645920" cy="12287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645920" cy="1228725"/>
                        </a:xfrm>
                        <a:prstGeom prst="rect">
                          <a:avLst/>
                        </a:prstGeom>
                        <a:noFill/>
                        <a:ln w="6350">
                          <a:noFill/>
                        </a:ln>
                      </wps:spPr>
                      <wps:txbx>
                        <w:txbxContent>
                          <w:p w14:paraId="78019130" w14:textId="77777777" w:rsidR="007D599F" w:rsidRPr="00B765BF" w:rsidRDefault="007D599F" w:rsidP="007D599F">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7B9CEF9E" w14:textId="77777777" w:rsidR="007D599F" w:rsidRPr="007D599F" w:rsidRDefault="007D599F" w:rsidP="007D599F">
                            <w:pPr>
                              <w:ind w:left="0"/>
                              <w:rPr>
                                <w:rFonts w:ascii="DINOT" w:hAnsi="DINOT" w:cstheme="minorHAnsi"/>
                                <w:sz w:val="20"/>
                                <w:szCs w:val="20"/>
                              </w:rPr>
                            </w:pPr>
                            <w:r w:rsidRPr="007D599F">
                              <w:rPr>
                                <w:rFonts w:ascii="DINOT" w:hAnsi="DINOT" w:cstheme="minorHAnsi"/>
                                <w:sz w:val="20"/>
                                <w:szCs w:val="20"/>
                              </w:rPr>
                              <w:t xml:space="preserve">Always work with small portions of material to prevent excess heat and overflow. </w:t>
                            </w:r>
                          </w:p>
                          <w:p w14:paraId="003CF470" w14:textId="77777777" w:rsidR="007D599F" w:rsidRPr="00B765BF" w:rsidRDefault="007D599F" w:rsidP="007D599F">
                            <w:pPr>
                              <w:ind w:left="0"/>
                              <w:rPr>
                                <w:rFonts w:ascii="DINOT-Extlight" w:hAnsi="DINOT-Extlight"/>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3FDAC" id="Text Box 54" o:spid="_x0000_s1033" type="#_x0000_t202" style="position:absolute;margin-left:-184.6pt;margin-top:389.25pt;width:129.6pt;height:9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zBMQIAAFsEAAAOAAAAZHJzL2Uyb0RvYy54bWysVN9v2jAQfp+0/8Hy+whkQNu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" filled="f" stroked="f" strokeweight=".5pt">
                <v:textbox>
                  <w:txbxContent>
                    <w:p w14:paraId="78019130" w14:textId="77777777" w:rsidR="007D599F" w:rsidRPr="00B765BF" w:rsidRDefault="007D599F" w:rsidP="007D599F">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7B9CEF9E" w14:textId="77777777" w:rsidR="007D599F" w:rsidRPr="007D599F" w:rsidRDefault="007D599F" w:rsidP="007D599F">
                      <w:pPr>
                        <w:ind w:left="0"/>
                        <w:rPr>
                          <w:rFonts w:ascii="DINOT" w:hAnsi="DINOT" w:cstheme="minorHAnsi"/>
                          <w:sz w:val="20"/>
                          <w:szCs w:val="20"/>
                        </w:rPr>
                      </w:pPr>
                      <w:r w:rsidRPr="007D599F">
                        <w:rPr>
                          <w:rFonts w:ascii="DINOT" w:hAnsi="DINOT" w:cstheme="minorHAnsi"/>
                          <w:sz w:val="20"/>
                          <w:szCs w:val="20"/>
                        </w:rPr>
                        <w:t xml:space="preserve">Always work with small portions of material to prevent excess heat and overflow. </w:t>
                      </w:r>
                    </w:p>
                    <w:p w14:paraId="003CF470" w14:textId="77777777" w:rsidR="007D599F" w:rsidRPr="00B765BF" w:rsidRDefault="007D599F" w:rsidP="007D599F">
                      <w:pPr>
                        <w:ind w:left="0"/>
                        <w:rPr>
                          <w:rFonts w:ascii="DINOT-Extlight" w:hAnsi="DINOT-Extlight"/>
                          <w:sz w:val="20"/>
                          <w:szCs w:val="20"/>
                        </w:rPr>
                      </w:pPr>
                    </w:p>
                  </w:txbxContent>
                </v:textbox>
                <w10:wrap anchory="page"/>
                <w10:anchorlock/>
              </v:shape>
            </w:pict>
          </mc:Fallback>
        </mc:AlternateContent>
      </w:r>
      <w:r w:rsidR="00F05852" w:rsidRPr="007D599F">
        <w:rPr>
          <w:rFonts w:ascii="DINOT-Extlight" w:hAnsi="DINOT-Extlight" w:cstheme="minorHAnsi"/>
          <w:sz w:val="20"/>
          <w:szCs w:val="20"/>
        </w:rPr>
        <w:t>Typically</w:t>
      </w:r>
      <w:r w:rsidR="002C4A1C" w:rsidRPr="007D599F">
        <w:rPr>
          <w:rFonts w:ascii="DINOT-Extlight" w:hAnsi="DINOT-Extlight" w:cstheme="minorHAnsi"/>
          <w:sz w:val="20"/>
          <w:szCs w:val="20"/>
        </w:rPr>
        <w:t>,</w:t>
      </w:r>
      <w:r w:rsidR="00F05852" w:rsidRPr="007D599F">
        <w:rPr>
          <w:rFonts w:ascii="DINOT-Extlight" w:hAnsi="DINOT-Extlight" w:cstheme="minorHAnsi"/>
          <w:sz w:val="20"/>
          <w:szCs w:val="20"/>
        </w:rPr>
        <w:t xml:space="preserve"> </w:t>
      </w:r>
      <w:r w:rsidR="002C4A1C" w:rsidRPr="007D599F">
        <w:rPr>
          <w:rFonts w:ascii="DINOT-Extlight" w:hAnsi="DINOT-Extlight" w:cstheme="minorHAnsi"/>
          <w:sz w:val="20"/>
          <w:szCs w:val="20"/>
        </w:rPr>
        <w:t xml:space="preserve">the mixing ratios between </w:t>
      </w:r>
      <w:r w:rsidR="00EE03DC" w:rsidRPr="007D599F">
        <w:rPr>
          <w:rFonts w:ascii="DINOT-Extlight" w:hAnsi="DINOT-Extlight" w:cstheme="minorHAnsi"/>
          <w:sz w:val="20"/>
          <w:szCs w:val="20"/>
        </w:rPr>
        <w:t xml:space="preserve">materials </w:t>
      </w:r>
      <w:r w:rsidR="002C4A1C" w:rsidRPr="007D599F">
        <w:rPr>
          <w:rFonts w:ascii="DINOT-Extlight" w:hAnsi="DINOT-Extlight" w:cstheme="minorHAnsi"/>
          <w:sz w:val="20"/>
          <w:szCs w:val="20"/>
        </w:rPr>
        <w:t xml:space="preserve">A </w:t>
      </w:r>
      <w:r w:rsidR="00EE03DC" w:rsidRPr="007D599F">
        <w:rPr>
          <w:rFonts w:ascii="DINOT-Extlight" w:hAnsi="DINOT-Extlight" w:cstheme="minorHAnsi"/>
          <w:sz w:val="20"/>
          <w:szCs w:val="20"/>
        </w:rPr>
        <w:t xml:space="preserve">and </w:t>
      </w:r>
      <w:r w:rsidR="002C4A1C" w:rsidRPr="007D599F">
        <w:rPr>
          <w:rFonts w:ascii="DINOT-Extlight" w:hAnsi="DINOT-Extlight" w:cstheme="minorHAnsi"/>
          <w:sz w:val="20"/>
          <w:szCs w:val="20"/>
        </w:rPr>
        <w:t>B are</w:t>
      </w:r>
      <w:r w:rsidR="00F05852" w:rsidRPr="007D599F">
        <w:rPr>
          <w:rFonts w:ascii="DINOT-Extlight" w:hAnsi="DINOT-Extlight" w:cstheme="minorHAnsi"/>
          <w:sz w:val="20"/>
          <w:szCs w:val="20"/>
        </w:rPr>
        <w:t xml:space="preserve"> one to one by volume</w:t>
      </w:r>
      <w:r w:rsidR="002C4A1C" w:rsidRPr="007D599F">
        <w:rPr>
          <w:rFonts w:ascii="DINOT-Extlight" w:hAnsi="DINOT-Extlight" w:cstheme="minorHAnsi"/>
          <w:sz w:val="20"/>
          <w:szCs w:val="20"/>
        </w:rPr>
        <w:t xml:space="preserve"> (1:1</w:t>
      </w:r>
      <w:r w:rsidR="00AE368C">
        <w:rPr>
          <w:rFonts w:ascii="DINOT-Extlight" w:hAnsi="DINOT-Extlight" w:cstheme="minorHAnsi"/>
          <w:sz w:val="20"/>
          <w:szCs w:val="20"/>
        </w:rPr>
        <w:t xml:space="preserve"> ratio</w:t>
      </w:r>
      <w:r w:rsidR="002C4A1C" w:rsidRPr="007D599F">
        <w:rPr>
          <w:rFonts w:ascii="DINOT-Extlight" w:hAnsi="DINOT-Extlight" w:cstheme="minorHAnsi"/>
          <w:sz w:val="20"/>
          <w:szCs w:val="20"/>
        </w:rPr>
        <w:t>)</w:t>
      </w:r>
      <w:r w:rsidR="00F05852" w:rsidRPr="007D599F">
        <w:rPr>
          <w:rFonts w:ascii="DINOT-Extlight" w:hAnsi="DINOT-Extlight" w:cstheme="minorHAnsi"/>
          <w:sz w:val="20"/>
          <w:szCs w:val="20"/>
        </w:rPr>
        <w:t xml:space="preserve">, </w:t>
      </w:r>
      <w:r w:rsidR="002C4A1C" w:rsidRPr="007D599F">
        <w:rPr>
          <w:rFonts w:ascii="DINOT-Extlight" w:hAnsi="DINOT-Extlight" w:cstheme="minorHAnsi"/>
          <w:sz w:val="20"/>
          <w:szCs w:val="20"/>
        </w:rPr>
        <w:t xml:space="preserve">but in any </w:t>
      </w:r>
      <w:r w:rsidR="001B2C6D" w:rsidRPr="007D599F">
        <w:rPr>
          <w:rFonts w:ascii="DINOT-Extlight" w:hAnsi="DINOT-Extlight" w:cstheme="minorHAnsi"/>
          <w:sz w:val="20"/>
          <w:szCs w:val="20"/>
        </w:rPr>
        <w:t>usage,</w:t>
      </w:r>
      <w:r w:rsidR="002C4A1C" w:rsidRPr="007D599F">
        <w:rPr>
          <w:rFonts w:ascii="DINOT-Extlight" w:hAnsi="DINOT-Extlight" w:cstheme="minorHAnsi"/>
          <w:sz w:val="20"/>
          <w:szCs w:val="20"/>
        </w:rPr>
        <w:t xml:space="preserve"> it i</w:t>
      </w:r>
      <w:r w:rsidR="00F05852" w:rsidRPr="007D599F">
        <w:rPr>
          <w:rFonts w:ascii="DINOT-Extlight" w:hAnsi="DINOT-Extlight" w:cstheme="minorHAnsi"/>
          <w:sz w:val="20"/>
          <w:szCs w:val="20"/>
        </w:rPr>
        <w:t xml:space="preserve">s imperative to follow the </w:t>
      </w:r>
      <w:r w:rsidR="00EE03DC" w:rsidRPr="007D599F">
        <w:rPr>
          <w:rFonts w:ascii="DINOT-Extlight" w:hAnsi="DINOT-Extlight" w:cstheme="minorHAnsi"/>
          <w:sz w:val="20"/>
          <w:szCs w:val="20"/>
        </w:rPr>
        <w:t xml:space="preserve">mixing ratio in the </w:t>
      </w:r>
      <w:r w:rsidR="00F05852" w:rsidRPr="007D599F">
        <w:rPr>
          <w:rFonts w:ascii="DINOT-Extlight" w:hAnsi="DINOT-Extlight" w:cstheme="minorHAnsi"/>
          <w:sz w:val="20"/>
          <w:szCs w:val="20"/>
        </w:rPr>
        <w:t xml:space="preserve">manufacturer's </w:t>
      </w:r>
      <w:r w:rsidR="002C4A1C" w:rsidRPr="007D599F">
        <w:rPr>
          <w:rFonts w:ascii="DINOT-Extlight" w:hAnsi="DINOT-Extlight" w:cstheme="minorHAnsi"/>
          <w:sz w:val="20"/>
          <w:szCs w:val="20"/>
        </w:rPr>
        <w:t>instructions</w:t>
      </w:r>
      <w:r w:rsidR="00F05852" w:rsidRPr="007D599F">
        <w:rPr>
          <w:rFonts w:ascii="DINOT-Extlight" w:hAnsi="DINOT-Extlight" w:cstheme="minorHAnsi"/>
          <w:sz w:val="20"/>
          <w:szCs w:val="20"/>
        </w:rPr>
        <w:t>.</w:t>
      </w:r>
    </w:p>
    <w:p w14:paraId="1DE22743" w14:textId="1D718B31" w:rsidR="00F05852" w:rsidRPr="007D599F" w:rsidRDefault="002C4A1C" w:rsidP="00DD269D">
      <w:pPr>
        <w:pStyle w:val="Heading3"/>
      </w:pPr>
      <w:bookmarkStart w:id="82" w:name="_Toc496518142"/>
      <w:r w:rsidRPr="007D599F">
        <w:t xml:space="preserve">Preparing </w:t>
      </w:r>
      <w:r w:rsidR="001B2C6D" w:rsidRPr="007D599F">
        <w:t xml:space="preserve">and Adding </w:t>
      </w:r>
      <w:r w:rsidRPr="007D599F">
        <w:t>the</w:t>
      </w:r>
      <w:r w:rsidR="00BF48C6" w:rsidRPr="007D599F">
        <w:t xml:space="preserve"> M</w:t>
      </w:r>
      <w:r w:rsidR="00F05852" w:rsidRPr="007D599F">
        <w:t>ixture</w:t>
      </w:r>
      <w:bookmarkEnd w:id="82"/>
      <w:r w:rsidR="00B3619C" w:rsidRPr="007D599F">
        <w:t xml:space="preserve"> in Small Portions</w:t>
      </w:r>
      <w:r w:rsidR="00F05852" w:rsidRPr="007D599F">
        <w:t xml:space="preserve"> </w:t>
      </w:r>
    </w:p>
    <w:p w14:paraId="0808FB67" w14:textId="7F76E8A3" w:rsidR="003A3696" w:rsidRPr="007D599F" w:rsidRDefault="00B3619C" w:rsidP="007D599F">
      <w:pPr>
        <w:spacing w:line="320" w:lineRule="exact"/>
        <w:ind w:left="0"/>
        <w:rPr>
          <w:rFonts w:ascii="DINOT-Extlight" w:hAnsi="DINOT-Extlight" w:cstheme="minorHAnsi"/>
          <w:sz w:val="20"/>
          <w:szCs w:val="20"/>
        </w:rPr>
      </w:pPr>
      <w:r w:rsidRPr="007D599F">
        <w:rPr>
          <w:rFonts w:ascii="DINOT-Extlight" w:hAnsi="DINOT-Extlight" w:cstheme="minorHAnsi"/>
          <w:sz w:val="20"/>
          <w:szCs w:val="20"/>
        </w:rPr>
        <w:t xml:space="preserve">To successfully work with expanding polyurethane foam, it is crucial to </w:t>
      </w:r>
      <w:r w:rsidR="00F05852" w:rsidRPr="007D599F">
        <w:rPr>
          <w:rFonts w:ascii="DINOT-Extlight" w:hAnsi="DINOT-Extlight" w:cstheme="minorHAnsi"/>
          <w:sz w:val="20"/>
          <w:szCs w:val="20"/>
        </w:rPr>
        <w:t xml:space="preserve">work </w:t>
      </w:r>
      <w:r w:rsidR="00AE368C">
        <w:rPr>
          <w:rFonts w:ascii="DINOT-Extlight" w:hAnsi="DINOT-Extlight" w:cstheme="minorHAnsi"/>
          <w:sz w:val="20"/>
          <w:szCs w:val="20"/>
        </w:rPr>
        <w:t>with</w:t>
      </w:r>
      <w:r w:rsidR="00F05852" w:rsidRPr="007D599F">
        <w:rPr>
          <w:rFonts w:ascii="DINOT-Extlight" w:hAnsi="DINOT-Extlight" w:cstheme="minorHAnsi"/>
          <w:sz w:val="20"/>
          <w:szCs w:val="20"/>
        </w:rPr>
        <w:t xml:space="preserve"> small amounts</w:t>
      </w:r>
      <w:r w:rsidRPr="007D599F">
        <w:rPr>
          <w:rFonts w:ascii="DINOT-Extlight" w:hAnsi="DINOT-Extlight" w:cstheme="minorHAnsi"/>
          <w:sz w:val="20"/>
          <w:szCs w:val="20"/>
        </w:rPr>
        <w:t xml:space="preserve"> because of the </w:t>
      </w:r>
      <w:r w:rsidR="00F05852" w:rsidRPr="007D599F">
        <w:rPr>
          <w:rFonts w:ascii="DINOT-Extlight" w:hAnsi="DINOT-Extlight" w:cstheme="minorHAnsi"/>
          <w:sz w:val="20"/>
          <w:szCs w:val="20"/>
        </w:rPr>
        <w:t xml:space="preserve">exothermic </w:t>
      </w:r>
      <w:r w:rsidRPr="007D599F">
        <w:rPr>
          <w:rFonts w:ascii="DINOT-Extlight" w:hAnsi="DINOT-Extlight" w:cstheme="minorHAnsi"/>
          <w:sz w:val="20"/>
          <w:szCs w:val="20"/>
        </w:rPr>
        <w:t xml:space="preserve">chemical </w:t>
      </w:r>
      <w:r w:rsidR="00F05852" w:rsidRPr="007D599F">
        <w:rPr>
          <w:rFonts w:ascii="DINOT-Extlight" w:hAnsi="DINOT-Extlight" w:cstheme="minorHAnsi"/>
          <w:sz w:val="20"/>
          <w:szCs w:val="20"/>
        </w:rPr>
        <w:t>r</w:t>
      </w:r>
      <w:r w:rsidR="00BF48C6" w:rsidRPr="007D599F">
        <w:rPr>
          <w:rFonts w:ascii="DINOT-Extlight" w:hAnsi="DINOT-Extlight" w:cstheme="minorHAnsi"/>
          <w:sz w:val="20"/>
          <w:szCs w:val="20"/>
        </w:rPr>
        <w:t xml:space="preserve">eaction that </w:t>
      </w:r>
      <w:r w:rsidRPr="007D599F">
        <w:rPr>
          <w:rFonts w:ascii="DINOT-Extlight" w:hAnsi="DINOT-Extlight" w:cstheme="minorHAnsi"/>
          <w:sz w:val="20"/>
          <w:szCs w:val="20"/>
        </w:rPr>
        <w:t xml:space="preserve">occurs </w:t>
      </w:r>
      <w:r w:rsidR="00825F09" w:rsidRPr="007D599F">
        <w:rPr>
          <w:rFonts w:ascii="DINOT-Extlight" w:hAnsi="DINOT-Extlight" w:cstheme="minorHAnsi"/>
          <w:sz w:val="20"/>
          <w:szCs w:val="20"/>
        </w:rPr>
        <w:t>after</w:t>
      </w:r>
      <w:r w:rsidRPr="007D599F">
        <w:rPr>
          <w:rFonts w:ascii="DINOT-Extlight" w:hAnsi="DINOT-Extlight" w:cstheme="minorHAnsi"/>
          <w:sz w:val="20"/>
          <w:szCs w:val="20"/>
        </w:rPr>
        <w:t xml:space="preserve"> the materials are mixed. D</w:t>
      </w:r>
      <w:r w:rsidR="00BF48C6" w:rsidRPr="007D599F">
        <w:rPr>
          <w:rFonts w:ascii="DINOT-Extlight" w:hAnsi="DINOT-Extlight" w:cstheme="minorHAnsi"/>
          <w:sz w:val="20"/>
          <w:szCs w:val="20"/>
        </w:rPr>
        <w:t>uring th</w:t>
      </w:r>
      <w:r w:rsidRPr="007D599F">
        <w:rPr>
          <w:rFonts w:ascii="DINOT-Extlight" w:hAnsi="DINOT-Extlight" w:cstheme="minorHAnsi"/>
          <w:sz w:val="20"/>
          <w:szCs w:val="20"/>
        </w:rPr>
        <w:t xml:space="preserve">is </w:t>
      </w:r>
      <w:r w:rsidR="00BF48C6" w:rsidRPr="007D599F">
        <w:rPr>
          <w:rFonts w:ascii="DINOT-Extlight" w:hAnsi="DINOT-Extlight" w:cstheme="minorHAnsi"/>
          <w:sz w:val="20"/>
          <w:szCs w:val="20"/>
        </w:rPr>
        <w:t xml:space="preserve">reaction, </w:t>
      </w:r>
      <w:r w:rsidRPr="007D599F">
        <w:rPr>
          <w:rFonts w:ascii="DINOT-Extlight" w:hAnsi="DINOT-Extlight" w:cstheme="minorHAnsi"/>
          <w:sz w:val="20"/>
          <w:szCs w:val="20"/>
        </w:rPr>
        <w:t>the mixture heats up as it expands. The</w:t>
      </w:r>
      <w:r w:rsidR="00BF48C6" w:rsidRPr="007D599F">
        <w:rPr>
          <w:rFonts w:ascii="DINOT-Extlight" w:hAnsi="DINOT-Extlight" w:cstheme="minorHAnsi"/>
          <w:sz w:val="20"/>
          <w:szCs w:val="20"/>
        </w:rPr>
        <w:t xml:space="preserve"> larger the</w:t>
      </w:r>
      <w:r w:rsidR="003B1569" w:rsidRPr="007D599F">
        <w:rPr>
          <w:rFonts w:ascii="DINOT-Extlight" w:hAnsi="DINOT-Extlight" w:cstheme="minorHAnsi"/>
          <w:sz w:val="20"/>
          <w:szCs w:val="20"/>
        </w:rPr>
        <w:t xml:space="preserve"> amount</w:t>
      </w:r>
      <w:r w:rsidR="00BF48C6" w:rsidRPr="007D599F">
        <w:rPr>
          <w:rFonts w:ascii="DINOT-Extlight" w:hAnsi="DINOT-Extlight" w:cstheme="minorHAnsi"/>
          <w:sz w:val="20"/>
          <w:szCs w:val="20"/>
        </w:rPr>
        <w:t xml:space="preserve"> </w:t>
      </w:r>
      <w:r w:rsidRPr="007D599F">
        <w:rPr>
          <w:rFonts w:ascii="DINOT-Extlight" w:hAnsi="DINOT-Extlight" w:cstheme="minorHAnsi"/>
          <w:sz w:val="20"/>
          <w:szCs w:val="20"/>
        </w:rPr>
        <w:t xml:space="preserve">of materials used, </w:t>
      </w:r>
      <w:r w:rsidR="00F05852" w:rsidRPr="007D599F">
        <w:rPr>
          <w:rFonts w:ascii="DINOT-Extlight" w:hAnsi="DINOT-Extlight" w:cstheme="minorHAnsi"/>
          <w:sz w:val="20"/>
          <w:szCs w:val="20"/>
        </w:rPr>
        <w:t xml:space="preserve">the </w:t>
      </w:r>
      <w:r w:rsidR="00BF48C6" w:rsidRPr="007D599F">
        <w:rPr>
          <w:rFonts w:ascii="DINOT-Extlight" w:hAnsi="DINOT-Extlight" w:cstheme="minorHAnsi"/>
          <w:sz w:val="20"/>
          <w:szCs w:val="20"/>
        </w:rPr>
        <w:t xml:space="preserve">faster and hotter the process will be. </w:t>
      </w:r>
      <w:r w:rsidR="00F05852" w:rsidRPr="007D599F">
        <w:rPr>
          <w:rFonts w:ascii="DINOT-Extlight" w:hAnsi="DINOT-Extlight" w:cstheme="minorHAnsi"/>
          <w:sz w:val="20"/>
          <w:szCs w:val="20"/>
        </w:rPr>
        <w:t xml:space="preserve"> </w:t>
      </w:r>
      <w:r w:rsidR="00825F09" w:rsidRPr="007D599F">
        <w:rPr>
          <w:rFonts w:ascii="DINOT-Extlight" w:hAnsi="DINOT-Extlight" w:cstheme="minorHAnsi"/>
          <w:sz w:val="20"/>
          <w:szCs w:val="20"/>
        </w:rPr>
        <w:t>If</w:t>
      </w:r>
      <w:r w:rsidR="00E23CCE" w:rsidRPr="007D599F">
        <w:rPr>
          <w:rFonts w:ascii="DINOT-Extlight" w:hAnsi="DINOT-Extlight" w:cstheme="minorHAnsi"/>
          <w:sz w:val="20"/>
          <w:szCs w:val="20"/>
        </w:rPr>
        <w:t xml:space="preserve"> </w:t>
      </w:r>
      <w:r w:rsidR="00825F09" w:rsidRPr="007D599F">
        <w:rPr>
          <w:rFonts w:ascii="DINOT-Extlight" w:hAnsi="DINOT-Extlight" w:cstheme="minorHAnsi"/>
          <w:sz w:val="20"/>
          <w:szCs w:val="20"/>
        </w:rPr>
        <w:t>substantial portions</w:t>
      </w:r>
      <w:r w:rsidR="00BF48C6" w:rsidRPr="007D599F">
        <w:rPr>
          <w:rFonts w:ascii="DINOT-Extlight" w:hAnsi="DINOT-Extlight" w:cstheme="minorHAnsi"/>
          <w:sz w:val="20"/>
          <w:szCs w:val="20"/>
        </w:rPr>
        <w:t xml:space="preserve"> of </w:t>
      </w:r>
      <w:r w:rsidR="00825F09" w:rsidRPr="007D599F">
        <w:rPr>
          <w:rFonts w:ascii="DINOT-Extlight" w:hAnsi="DINOT-Extlight" w:cstheme="minorHAnsi"/>
          <w:sz w:val="20"/>
          <w:szCs w:val="20"/>
        </w:rPr>
        <w:t xml:space="preserve">the </w:t>
      </w:r>
      <w:r w:rsidR="00E23CCE" w:rsidRPr="007D599F">
        <w:rPr>
          <w:rFonts w:ascii="DINOT-Extlight" w:hAnsi="DINOT-Extlight" w:cstheme="minorHAnsi"/>
          <w:sz w:val="20"/>
          <w:szCs w:val="20"/>
        </w:rPr>
        <w:t xml:space="preserve">A and B chemical </w:t>
      </w:r>
      <w:r w:rsidR="00BF48C6" w:rsidRPr="007D599F">
        <w:rPr>
          <w:rFonts w:ascii="DINOT-Extlight" w:hAnsi="DINOT-Extlight" w:cstheme="minorHAnsi"/>
          <w:sz w:val="20"/>
          <w:szCs w:val="20"/>
        </w:rPr>
        <w:t>material</w:t>
      </w:r>
      <w:r w:rsidR="00E23CCE" w:rsidRPr="007D599F">
        <w:rPr>
          <w:rFonts w:ascii="DINOT-Extlight" w:hAnsi="DINOT-Extlight" w:cstheme="minorHAnsi"/>
          <w:sz w:val="20"/>
          <w:szCs w:val="20"/>
        </w:rPr>
        <w:t>s are used</w:t>
      </w:r>
      <w:r w:rsidR="00BF48C6" w:rsidRPr="007D599F">
        <w:rPr>
          <w:rFonts w:ascii="DINOT-Extlight" w:hAnsi="DINOT-Extlight" w:cstheme="minorHAnsi"/>
          <w:sz w:val="20"/>
          <w:szCs w:val="20"/>
        </w:rPr>
        <w:t>, the</w:t>
      </w:r>
      <w:r w:rsidR="00F05852" w:rsidRPr="007D599F">
        <w:rPr>
          <w:rFonts w:ascii="DINOT-Extlight" w:hAnsi="DINOT-Extlight" w:cstheme="minorHAnsi"/>
          <w:sz w:val="20"/>
          <w:szCs w:val="20"/>
        </w:rPr>
        <w:t xml:space="preserve"> mixture can generate enough heat to ruin its own material </w:t>
      </w:r>
      <w:r w:rsidR="00BF48C6" w:rsidRPr="007D599F">
        <w:rPr>
          <w:rFonts w:ascii="DINOT-Extlight" w:hAnsi="DINOT-Extlight" w:cstheme="minorHAnsi"/>
          <w:sz w:val="20"/>
          <w:szCs w:val="20"/>
        </w:rPr>
        <w:t xml:space="preserve">properties or </w:t>
      </w:r>
      <w:r w:rsidR="00197059" w:rsidRPr="007D599F">
        <w:rPr>
          <w:rFonts w:ascii="DINOT-Extlight" w:hAnsi="DINOT-Extlight" w:cstheme="minorHAnsi"/>
          <w:sz w:val="20"/>
          <w:szCs w:val="20"/>
        </w:rPr>
        <w:t xml:space="preserve">the </w:t>
      </w:r>
      <w:r w:rsidR="00E23CCE" w:rsidRPr="007D599F">
        <w:rPr>
          <w:rFonts w:ascii="DINOT-Extlight" w:hAnsi="DINOT-Extlight" w:cstheme="minorHAnsi"/>
          <w:sz w:val="20"/>
          <w:szCs w:val="20"/>
        </w:rPr>
        <w:t>3D-</w:t>
      </w:r>
      <w:r w:rsidR="00197059" w:rsidRPr="007D599F">
        <w:rPr>
          <w:rFonts w:ascii="DINOT-Extlight" w:hAnsi="DINOT-Extlight" w:cstheme="minorHAnsi"/>
          <w:sz w:val="20"/>
          <w:szCs w:val="20"/>
        </w:rPr>
        <w:t xml:space="preserve">printed model. </w:t>
      </w:r>
    </w:p>
    <w:p w14:paraId="5BA14B86" w14:textId="5A000986" w:rsidR="00197059" w:rsidRPr="007D599F" w:rsidRDefault="00340781" w:rsidP="007D599F">
      <w:pPr>
        <w:spacing w:line="320" w:lineRule="exact"/>
        <w:ind w:left="0"/>
        <w:rPr>
          <w:rFonts w:ascii="DINOT-Extlight" w:hAnsi="DINOT-Extlight" w:cstheme="minorHAnsi"/>
          <w:sz w:val="20"/>
          <w:szCs w:val="20"/>
        </w:rPr>
      </w:pPr>
      <w:r w:rsidRPr="007D599F">
        <w:rPr>
          <w:rFonts w:ascii="DINOT-Extlight" w:hAnsi="DINOT-Extlight" w:cstheme="minorHAnsi"/>
          <w:sz w:val="20"/>
          <w:szCs w:val="20"/>
        </w:rPr>
        <w:t>Another reason to work with small portion</w:t>
      </w:r>
      <w:r w:rsidR="00825F09" w:rsidRPr="007D599F">
        <w:rPr>
          <w:rFonts w:ascii="DINOT-Extlight" w:hAnsi="DINOT-Extlight" w:cstheme="minorHAnsi"/>
          <w:sz w:val="20"/>
          <w:szCs w:val="20"/>
        </w:rPr>
        <w:t>s</w:t>
      </w:r>
      <w:r w:rsidRPr="007D599F">
        <w:rPr>
          <w:rFonts w:ascii="DINOT-Extlight" w:hAnsi="DINOT-Extlight" w:cstheme="minorHAnsi"/>
          <w:sz w:val="20"/>
          <w:szCs w:val="20"/>
        </w:rPr>
        <w:t xml:space="preserve"> is to </w:t>
      </w:r>
      <w:r w:rsidR="00825F09" w:rsidRPr="007D599F">
        <w:rPr>
          <w:rFonts w:ascii="DINOT-Extlight" w:hAnsi="DINOT-Extlight" w:cstheme="minorHAnsi"/>
          <w:sz w:val="20"/>
          <w:szCs w:val="20"/>
        </w:rPr>
        <w:t>ensure</w:t>
      </w:r>
      <w:r w:rsidRPr="007D599F">
        <w:rPr>
          <w:rFonts w:ascii="DINOT-Extlight" w:hAnsi="DINOT-Extlight" w:cstheme="minorHAnsi"/>
          <w:sz w:val="20"/>
          <w:szCs w:val="20"/>
        </w:rPr>
        <w:t xml:space="preserve"> that </w:t>
      </w:r>
      <w:r w:rsidR="0083017F">
        <w:rPr>
          <w:rFonts w:ascii="DINOT-Extlight" w:hAnsi="DINOT-Extlight" w:cstheme="minorHAnsi"/>
          <w:sz w:val="20"/>
          <w:szCs w:val="20"/>
        </w:rPr>
        <w:t>it</w:t>
      </w:r>
      <w:r w:rsidRPr="007D599F">
        <w:rPr>
          <w:rFonts w:ascii="DINOT-Extlight" w:hAnsi="DINOT-Extlight" w:cstheme="minorHAnsi"/>
          <w:sz w:val="20"/>
          <w:szCs w:val="20"/>
        </w:rPr>
        <w:t xml:space="preserve"> </w:t>
      </w:r>
      <w:r w:rsidR="00825F09" w:rsidRPr="007D599F">
        <w:rPr>
          <w:rFonts w:ascii="DINOT-Extlight" w:hAnsi="DINOT-Extlight" w:cstheme="minorHAnsi"/>
          <w:sz w:val="20"/>
          <w:szCs w:val="20"/>
        </w:rPr>
        <w:t>fills</w:t>
      </w:r>
      <w:r w:rsidRPr="007D599F">
        <w:rPr>
          <w:rFonts w:ascii="DINOT-Extlight" w:hAnsi="DINOT-Extlight" w:cstheme="minorHAnsi"/>
          <w:sz w:val="20"/>
          <w:szCs w:val="20"/>
        </w:rPr>
        <w:t xml:space="preserve"> </w:t>
      </w:r>
      <w:r w:rsidR="00825F09" w:rsidRPr="007D599F">
        <w:rPr>
          <w:rFonts w:ascii="DINOT-Extlight" w:hAnsi="DINOT-Extlight" w:cstheme="minorHAnsi"/>
          <w:sz w:val="20"/>
          <w:szCs w:val="20"/>
        </w:rPr>
        <w:t xml:space="preserve">evenly </w:t>
      </w:r>
      <w:r w:rsidRPr="007D599F">
        <w:rPr>
          <w:rFonts w:ascii="DINOT-Extlight" w:hAnsi="DINOT-Extlight" w:cstheme="minorHAnsi"/>
          <w:sz w:val="20"/>
          <w:szCs w:val="20"/>
        </w:rPr>
        <w:t xml:space="preserve">all parts of the model and </w:t>
      </w:r>
      <w:r w:rsidR="00825F09" w:rsidRPr="007D599F">
        <w:rPr>
          <w:rFonts w:ascii="DINOT-Extlight" w:hAnsi="DINOT-Extlight" w:cstheme="minorHAnsi"/>
          <w:sz w:val="20"/>
          <w:szCs w:val="20"/>
        </w:rPr>
        <w:t xml:space="preserve">does </w:t>
      </w:r>
      <w:r w:rsidRPr="007D599F">
        <w:rPr>
          <w:rFonts w:ascii="DINOT-Extlight" w:hAnsi="DINOT-Extlight" w:cstheme="minorHAnsi"/>
          <w:sz w:val="20"/>
          <w:szCs w:val="20"/>
        </w:rPr>
        <w:t xml:space="preserve">not expand and harden before all </w:t>
      </w:r>
      <w:r w:rsidR="00825F09" w:rsidRPr="007D599F">
        <w:rPr>
          <w:rFonts w:ascii="DINOT-Extlight" w:hAnsi="DINOT-Extlight" w:cstheme="minorHAnsi"/>
          <w:sz w:val="20"/>
          <w:szCs w:val="20"/>
        </w:rPr>
        <w:t xml:space="preserve">hollow areas </w:t>
      </w:r>
      <w:r w:rsidRPr="007D599F">
        <w:rPr>
          <w:rFonts w:ascii="DINOT-Extlight" w:hAnsi="DINOT-Extlight" w:cstheme="minorHAnsi"/>
          <w:sz w:val="20"/>
          <w:szCs w:val="20"/>
        </w:rPr>
        <w:t xml:space="preserve">of the model are filled. </w:t>
      </w:r>
      <w:r w:rsidR="00197059" w:rsidRPr="007D599F">
        <w:rPr>
          <w:rFonts w:ascii="DINOT-Extlight" w:hAnsi="DINOT-Extlight" w:cstheme="minorHAnsi"/>
          <w:sz w:val="20"/>
          <w:szCs w:val="20"/>
        </w:rPr>
        <w:t>It is recommended</w:t>
      </w:r>
      <w:r w:rsidR="00F05852" w:rsidRPr="007D599F">
        <w:rPr>
          <w:rFonts w:ascii="DINOT-Extlight" w:hAnsi="DINOT-Extlight" w:cstheme="minorHAnsi"/>
          <w:sz w:val="20"/>
          <w:szCs w:val="20"/>
        </w:rPr>
        <w:t xml:space="preserve"> </w:t>
      </w:r>
      <w:r w:rsidR="00825F09" w:rsidRPr="007D599F">
        <w:rPr>
          <w:rFonts w:ascii="DINOT-Extlight" w:hAnsi="DINOT-Extlight" w:cstheme="minorHAnsi"/>
          <w:sz w:val="20"/>
          <w:szCs w:val="20"/>
        </w:rPr>
        <w:t xml:space="preserve">to </w:t>
      </w:r>
      <w:r w:rsidR="00197059" w:rsidRPr="007D599F">
        <w:rPr>
          <w:rFonts w:ascii="DINOT-Extlight" w:hAnsi="DINOT-Extlight" w:cstheme="minorHAnsi"/>
          <w:sz w:val="20"/>
          <w:szCs w:val="20"/>
        </w:rPr>
        <w:t>us</w:t>
      </w:r>
      <w:r w:rsidR="00825F09" w:rsidRPr="007D599F">
        <w:rPr>
          <w:rFonts w:ascii="DINOT-Extlight" w:hAnsi="DINOT-Extlight" w:cstheme="minorHAnsi"/>
          <w:sz w:val="20"/>
          <w:szCs w:val="20"/>
        </w:rPr>
        <w:t>e</w:t>
      </w:r>
      <w:r w:rsidR="00197059" w:rsidRPr="007D599F">
        <w:rPr>
          <w:rFonts w:ascii="DINOT-Extlight" w:hAnsi="DINOT-Extlight" w:cstheme="minorHAnsi"/>
          <w:sz w:val="20"/>
          <w:szCs w:val="20"/>
        </w:rPr>
        <w:t xml:space="preserve"> </w:t>
      </w:r>
      <w:r w:rsidR="00825F09" w:rsidRPr="007D599F">
        <w:rPr>
          <w:rFonts w:ascii="DINOT-Extlight" w:hAnsi="DINOT-Extlight" w:cstheme="minorHAnsi"/>
          <w:sz w:val="20"/>
          <w:szCs w:val="20"/>
        </w:rPr>
        <w:t>no more than</w:t>
      </w:r>
      <w:r w:rsidR="00F05852" w:rsidRPr="007D599F">
        <w:rPr>
          <w:rFonts w:ascii="DINOT-Extlight" w:hAnsi="DINOT-Extlight" w:cstheme="minorHAnsi"/>
          <w:sz w:val="20"/>
          <w:szCs w:val="20"/>
        </w:rPr>
        <w:t xml:space="preserve"> 1 liter (33 oz.) </w:t>
      </w:r>
      <w:r w:rsidR="00825F09" w:rsidRPr="007D599F">
        <w:rPr>
          <w:rFonts w:ascii="DINOT-Extlight" w:hAnsi="DINOT-Extlight" w:cstheme="minorHAnsi"/>
          <w:sz w:val="20"/>
          <w:szCs w:val="20"/>
        </w:rPr>
        <w:t>of each chemical when creating expanding polyurethane foam</w:t>
      </w:r>
      <w:r w:rsidR="00F05852" w:rsidRPr="007D599F">
        <w:rPr>
          <w:rFonts w:ascii="DINOT-Extlight" w:hAnsi="DINOT-Extlight" w:cstheme="minorHAnsi"/>
          <w:sz w:val="20"/>
          <w:szCs w:val="20"/>
        </w:rPr>
        <w:t xml:space="preserve">. </w:t>
      </w:r>
    </w:p>
    <w:p w14:paraId="2F4A60A0" w14:textId="5652E194" w:rsidR="008F041A" w:rsidRDefault="00825F09" w:rsidP="008F041A">
      <w:pPr>
        <w:spacing w:line="320" w:lineRule="exact"/>
        <w:ind w:left="0"/>
        <w:rPr>
          <w:rFonts w:ascii="DINOT-Extlight" w:hAnsi="DINOT-Extlight" w:cstheme="minorHAnsi"/>
          <w:sz w:val="20"/>
          <w:szCs w:val="20"/>
        </w:rPr>
      </w:pPr>
      <w:r w:rsidRPr="007D599F">
        <w:rPr>
          <w:rFonts w:ascii="DINOT-Extlight" w:hAnsi="DINOT-Extlight" w:cstheme="minorHAnsi"/>
          <w:sz w:val="20"/>
          <w:szCs w:val="20"/>
        </w:rPr>
        <w:t xml:space="preserve">To prevent overheating or ruining the model, </w:t>
      </w:r>
      <w:r w:rsidR="00197059" w:rsidRPr="007D599F">
        <w:rPr>
          <w:rFonts w:ascii="DINOT-Extlight" w:hAnsi="DINOT-Extlight" w:cstheme="minorHAnsi"/>
          <w:sz w:val="20"/>
          <w:szCs w:val="20"/>
        </w:rPr>
        <w:t xml:space="preserve">it is </w:t>
      </w:r>
      <w:r w:rsidRPr="007D599F">
        <w:rPr>
          <w:rFonts w:ascii="DINOT-Extlight" w:hAnsi="DINOT-Extlight" w:cstheme="minorHAnsi"/>
          <w:sz w:val="20"/>
          <w:szCs w:val="20"/>
        </w:rPr>
        <w:t xml:space="preserve">also </w:t>
      </w:r>
      <w:r w:rsidR="00197059" w:rsidRPr="007D599F">
        <w:rPr>
          <w:rFonts w:ascii="DINOT-Extlight" w:hAnsi="DINOT-Extlight" w:cstheme="minorHAnsi"/>
          <w:sz w:val="20"/>
          <w:szCs w:val="20"/>
        </w:rPr>
        <w:t xml:space="preserve">important to wait </w:t>
      </w:r>
      <w:r w:rsidR="00345FCA" w:rsidRPr="007D599F">
        <w:rPr>
          <w:rFonts w:ascii="DINOT-Extlight" w:hAnsi="DINOT-Extlight" w:cstheme="minorHAnsi"/>
          <w:sz w:val="20"/>
          <w:szCs w:val="20"/>
        </w:rPr>
        <w:t>15</w:t>
      </w:r>
      <w:r w:rsidRPr="007D599F">
        <w:rPr>
          <w:rFonts w:ascii="DINOT-Extlight" w:hAnsi="DINOT-Extlight" w:cstheme="minorHAnsi"/>
          <w:sz w:val="20"/>
          <w:szCs w:val="20"/>
        </w:rPr>
        <w:t>-</w:t>
      </w:r>
      <w:r w:rsidR="00345FCA" w:rsidRPr="007D599F">
        <w:rPr>
          <w:rFonts w:ascii="DINOT-Extlight" w:hAnsi="DINOT-Extlight" w:cstheme="minorHAnsi"/>
          <w:sz w:val="20"/>
          <w:szCs w:val="20"/>
        </w:rPr>
        <w:t>30</w:t>
      </w:r>
      <w:r w:rsidR="00F05852" w:rsidRPr="007D599F">
        <w:rPr>
          <w:rFonts w:ascii="DINOT-Extlight" w:hAnsi="DINOT-Extlight" w:cstheme="minorHAnsi"/>
          <w:sz w:val="20"/>
          <w:szCs w:val="20"/>
        </w:rPr>
        <w:t xml:space="preserve"> minutes between pouring </w:t>
      </w:r>
      <w:r w:rsidRPr="007D599F">
        <w:rPr>
          <w:rFonts w:ascii="DINOT-Extlight" w:hAnsi="DINOT-Extlight" w:cstheme="minorHAnsi"/>
          <w:sz w:val="20"/>
          <w:szCs w:val="20"/>
        </w:rPr>
        <w:t>each batch of the mixture.</w:t>
      </w:r>
      <w:r w:rsidR="00197059" w:rsidRPr="007D599F">
        <w:rPr>
          <w:rFonts w:ascii="DINOT-Extlight" w:hAnsi="DINOT-Extlight" w:cstheme="minorHAnsi"/>
          <w:sz w:val="20"/>
          <w:szCs w:val="20"/>
        </w:rPr>
        <w:t xml:space="preserve"> </w:t>
      </w:r>
      <w:r w:rsidRPr="007D599F">
        <w:rPr>
          <w:rFonts w:ascii="DINOT-Extlight" w:hAnsi="DINOT-Extlight" w:cstheme="minorHAnsi"/>
          <w:sz w:val="20"/>
          <w:szCs w:val="20"/>
        </w:rPr>
        <w:t xml:space="preserve">While filling the model, you should check the temperature by </w:t>
      </w:r>
      <w:r w:rsidR="00197059" w:rsidRPr="007D599F">
        <w:rPr>
          <w:rFonts w:ascii="DINOT-Extlight" w:hAnsi="DINOT-Extlight" w:cstheme="minorHAnsi"/>
          <w:sz w:val="20"/>
          <w:szCs w:val="20"/>
        </w:rPr>
        <w:t>carefully touch</w:t>
      </w:r>
      <w:r w:rsidR="0083017F">
        <w:rPr>
          <w:rFonts w:ascii="DINOT-Extlight" w:hAnsi="DINOT-Extlight" w:cstheme="minorHAnsi"/>
          <w:sz w:val="20"/>
          <w:szCs w:val="20"/>
        </w:rPr>
        <w:t>ing</w:t>
      </w:r>
      <w:r w:rsidR="00F05852" w:rsidRPr="007D599F">
        <w:rPr>
          <w:rFonts w:ascii="DINOT-Extlight" w:hAnsi="DINOT-Extlight" w:cstheme="minorHAnsi"/>
          <w:sz w:val="20"/>
          <w:szCs w:val="20"/>
        </w:rPr>
        <w:t xml:space="preserve"> </w:t>
      </w:r>
      <w:r w:rsidRPr="007D599F">
        <w:rPr>
          <w:rFonts w:ascii="DINOT-Extlight" w:hAnsi="DINOT-Extlight" w:cstheme="minorHAnsi"/>
          <w:sz w:val="20"/>
          <w:szCs w:val="20"/>
        </w:rPr>
        <w:t xml:space="preserve">its </w:t>
      </w:r>
      <w:r w:rsidR="00F05852" w:rsidRPr="007D599F">
        <w:rPr>
          <w:rFonts w:ascii="DINOT-Extlight" w:hAnsi="DINOT-Extlight" w:cstheme="minorHAnsi"/>
          <w:sz w:val="20"/>
          <w:szCs w:val="20"/>
        </w:rPr>
        <w:t>sides</w:t>
      </w:r>
      <w:r w:rsidRPr="007D599F">
        <w:rPr>
          <w:rFonts w:ascii="DINOT-Extlight" w:hAnsi="DINOT-Extlight" w:cstheme="minorHAnsi"/>
          <w:sz w:val="20"/>
          <w:szCs w:val="20"/>
        </w:rPr>
        <w:t>.  If i</w:t>
      </w:r>
      <w:r w:rsidR="00197059" w:rsidRPr="007D599F">
        <w:rPr>
          <w:rFonts w:ascii="DINOT-Extlight" w:hAnsi="DINOT-Extlight" w:cstheme="minorHAnsi"/>
          <w:sz w:val="20"/>
          <w:szCs w:val="20"/>
        </w:rPr>
        <w:t xml:space="preserve">t </w:t>
      </w:r>
      <w:r w:rsidRPr="007D599F">
        <w:rPr>
          <w:rFonts w:ascii="DINOT-Extlight" w:hAnsi="DINOT-Extlight" w:cstheme="minorHAnsi"/>
          <w:sz w:val="20"/>
          <w:szCs w:val="20"/>
        </w:rPr>
        <w:t xml:space="preserve">feels </w:t>
      </w:r>
      <w:r w:rsidR="001B2C6D" w:rsidRPr="007D599F">
        <w:rPr>
          <w:rFonts w:ascii="DINOT-Extlight" w:hAnsi="DINOT-Extlight" w:cstheme="minorHAnsi"/>
          <w:sz w:val="20"/>
          <w:szCs w:val="20"/>
        </w:rPr>
        <w:t>uncomfortably hot</w:t>
      </w:r>
      <w:r w:rsidR="00E44D31" w:rsidRPr="007D599F">
        <w:rPr>
          <w:rFonts w:ascii="DINOT-Extlight" w:hAnsi="DINOT-Extlight" w:cstheme="minorHAnsi"/>
          <w:sz w:val="20"/>
          <w:szCs w:val="20"/>
        </w:rPr>
        <w:t xml:space="preserve">, </w:t>
      </w:r>
      <w:r w:rsidR="001B2C6D" w:rsidRPr="007D599F">
        <w:rPr>
          <w:rFonts w:ascii="DINOT-Extlight" w:hAnsi="DINOT-Extlight" w:cstheme="minorHAnsi"/>
          <w:sz w:val="20"/>
          <w:szCs w:val="20"/>
        </w:rPr>
        <w:t xml:space="preserve">stop filling the model with the foam mixture and </w:t>
      </w:r>
      <w:r w:rsidR="00E44D31" w:rsidRPr="007D599F">
        <w:rPr>
          <w:rFonts w:ascii="DINOT-Extlight" w:hAnsi="DINOT-Extlight" w:cstheme="minorHAnsi"/>
          <w:sz w:val="20"/>
          <w:szCs w:val="20"/>
        </w:rPr>
        <w:t xml:space="preserve">let it cool for a while before </w:t>
      </w:r>
      <w:r w:rsidR="001B2C6D" w:rsidRPr="007D599F">
        <w:rPr>
          <w:rFonts w:ascii="DINOT-Extlight" w:hAnsi="DINOT-Extlight" w:cstheme="minorHAnsi"/>
          <w:sz w:val="20"/>
          <w:szCs w:val="20"/>
        </w:rPr>
        <w:t>continuing</w:t>
      </w:r>
      <w:r w:rsidR="00E44D31" w:rsidRPr="007D599F">
        <w:rPr>
          <w:rFonts w:ascii="DINOT-Extlight" w:hAnsi="DINOT-Extlight" w:cstheme="minorHAnsi"/>
          <w:sz w:val="20"/>
          <w:szCs w:val="20"/>
        </w:rPr>
        <w:t xml:space="preserve">. </w:t>
      </w:r>
    </w:p>
    <w:p w14:paraId="6E8ABAF5" w14:textId="77D7DD1C" w:rsidR="00F05852" w:rsidRPr="007D599F" w:rsidRDefault="001B2C6D" w:rsidP="008F041A">
      <w:pPr>
        <w:spacing w:line="320" w:lineRule="exact"/>
        <w:ind w:left="0"/>
        <w:rPr>
          <w:rFonts w:ascii="DINOT-Extlight" w:hAnsi="DINOT-Extlight" w:cstheme="minorHAnsi"/>
          <w:sz w:val="20"/>
          <w:szCs w:val="20"/>
        </w:rPr>
      </w:pPr>
      <w:r w:rsidRPr="007D599F">
        <w:rPr>
          <w:rFonts w:ascii="DINOT-Extlight" w:hAnsi="DINOT-Extlight" w:cstheme="minorHAnsi"/>
          <w:sz w:val="20"/>
          <w:szCs w:val="20"/>
        </w:rPr>
        <w:t xml:space="preserve">Using the correct </w:t>
      </w:r>
      <w:r w:rsidR="00F05852" w:rsidRPr="007D599F">
        <w:rPr>
          <w:rFonts w:ascii="DINOT-Extlight" w:hAnsi="DINOT-Extlight" w:cstheme="minorHAnsi"/>
          <w:sz w:val="20"/>
          <w:szCs w:val="20"/>
        </w:rPr>
        <w:t>ra</w:t>
      </w:r>
      <w:r w:rsidR="000A1574" w:rsidRPr="007D599F">
        <w:rPr>
          <w:rFonts w:ascii="DINOT-Extlight" w:hAnsi="DINOT-Extlight" w:cstheme="minorHAnsi"/>
          <w:sz w:val="20"/>
          <w:szCs w:val="20"/>
        </w:rPr>
        <w:t xml:space="preserve">tio of the mixture is </w:t>
      </w:r>
      <w:r w:rsidRPr="007D599F">
        <w:rPr>
          <w:rFonts w:ascii="DINOT-Extlight" w:hAnsi="DINOT-Extlight" w:cstheme="minorHAnsi"/>
          <w:sz w:val="20"/>
          <w:szCs w:val="20"/>
        </w:rPr>
        <w:t xml:space="preserve">extremely </w:t>
      </w:r>
      <w:r w:rsidR="000A1574" w:rsidRPr="007D599F">
        <w:rPr>
          <w:rFonts w:ascii="DINOT-Extlight" w:hAnsi="DINOT-Extlight" w:cstheme="minorHAnsi"/>
          <w:sz w:val="20"/>
          <w:szCs w:val="20"/>
        </w:rPr>
        <w:t xml:space="preserve">important! When </w:t>
      </w:r>
      <w:r w:rsidR="00F05852" w:rsidRPr="007D599F">
        <w:rPr>
          <w:rFonts w:ascii="DINOT-Extlight" w:hAnsi="DINOT-Extlight" w:cstheme="minorHAnsi"/>
          <w:sz w:val="20"/>
          <w:szCs w:val="20"/>
        </w:rPr>
        <w:t xml:space="preserve">the ratio </w:t>
      </w:r>
      <w:r w:rsidR="00DD6BFD" w:rsidRPr="007D599F">
        <w:rPr>
          <w:rFonts w:ascii="DINOT-Extlight" w:hAnsi="DINOT-Extlight" w:cstheme="minorHAnsi"/>
          <w:sz w:val="20"/>
          <w:szCs w:val="20"/>
        </w:rPr>
        <w:t>is</w:t>
      </w:r>
      <w:r w:rsidR="00F05852" w:rsidRPr="007D599F">
        <w:rPr>
          <w:rFonts w:ascii="DINOT-Extlight" w:hAnsi="DINOT-Extlight" w:cstheme="minorHAnsi"/>
          <w:sz w:val="20"/>
          <w:szCs w:val="20"/>
        </w:rPr>
        <w:t xml:space="preserve"> </w:t>
      </w:r>
      <w:r w:rsidR="00DD6BFD" w:rsidRPr="007D599F">
        <w:rPr>
          <w:rFonts w:ascii="DINOT-Extlight" w:hAnsi="DINOT-Extlight" w:cstheme="minorHAnsi"/>
          <w:sz w:val="20"/>
          <w:szCs w:val="20"/>
        </w:rPr>
        <w:t>wrong</w:t>
      </w:r>
      <w:r w:rsidR="000A1574" w:rsidRPr="007D599F">
        <w:rPr>
          <w:rFonts w:ascii="DINOT-Extlight" w:hAnsi="DINOT-Extlight" w:cstheme="minorHAnsi"/>
          <w:sz w:val="20"/>
          <w:szCs w:val="20"/>
        </w:rPr>
        <w:t>,</w:t>
      </w:r>
      <w:r w:rsidR="00F05852" w:rsidRPr="007D599F">
        <w:rPr>
          <w:rFonts w:ascii="DINOT-Extlight" w:hAnsi="DINOT-Extlight" w:cstheme="minorHAnsi"/>
          <w:sz w:val="20"/>
          <w:szCs w:val="20"/>
        </w:rPr>
        <w:t xml:space="preserve"> the material properties </w:t>
      </w:r>
      <w:r w:rsidRPr="007D599F">
        <w:rPr>
          <w:rFonts w:ascii="DINOT-Extlight" w:hAnsi="DINOT-Extlight" w:cstheme="minorHAnsi"/>
          <w:sz w:val="20"/>
          <w:szCs w:val="20"/>
        </w:rPr>
        <w:t xml:space="preserve">of the foam </w:t>
      </w:r>
      <w:r w:rsidR="00F05852" w:rsidRPr="007D599F">
        <w:rPr>
          <w:rFonts w:ascii="DINOT-Extlight" w:hAnsi="DINOT-Extlight" w:cstheme="minorHAnsi"/>
          <w:sz w:val="20"/>
          <w:szCs w:val="20"/>
        </w:rPr>
        <w:t xml:space="preserve">will </w:t>
      </w:r>
      <w:r w:rsidR="000A1574" w:rsidRPr="007D599F">
        <w:rPr>
          <w:rFonts w:ascii="DINOT-Extlight" w:hAnsi="DINOT-Extlight" w:cstheme="minorHAnsi"/>
          <w:sz w:val="20"/>
          <w:szCs w:val="20"/>
        </w:rPr>
        <w:t>be compromised. Nevertheless</w:t>
      </w:r>
      <w:r w:rsidR="00DD6BFD" w:rsidRPr="007D599F">
        <w:rPr>
          <w:rFonts w:ascii="DINOT-Extlight" w:hAnsi="DINOT-Extlight" w:cstheme="minorHAnsi"/>
          <w:sz w:val="20"/>
          <w:szCs w:val="20"/>
        </w:rPr>
        <w:t>,</w:t>
      </w:r>
      <w:r w:rsidR="00F05852" w:rsidRPr="007D599F">
        <w:rPr>
          <w:rFonts w:ascii="DINOT-Extlight" w:hAnsi="DINOT-Extlight" w:cstheme="minorHAnsi"/>
          <w:sz w:val="20"/>
          <w:szCs w:val="20"/>
        </w:rPr>
        <w:t xml:space="preserve"> a slight deviation will not </w:t>
      </w:r>
      <w:r w:rsidR="00DD6BFD" w:rsidRPr="007D599F">
        <w:rPr>
          <w:rFonts w:ascii="DINOT-Extlight" w:hAnsi="DINOT-Extlight" w:cstheme="minorHAnsi"/>
          <w:sz w:val="20"/>
          <w:szCs w:val="20"/>
        </w:rPr>
        <w:t>have</w:t>
      </w:r>
      <w:r w:rsidR="000A1574" w:rsidRPr="007D599F">
        <w:rPr>
          <w:rFonts w:ascii="DINOT-Extlight" w:hAnsi="DINOT-Extlight" w:cstheme="minorHAnsi"/>
          <w:sz w:val="20"/>
          <w:szCs w:val="20"/>
        </w:rPr>
        <w:t xml:space="preserve"> a</w:t>
      </w:r>
      <w:r w:rsidR="00DD6BFD" w:rsidRPr="007D599F">
        <w:rPr>
          <w:rFonts w:ascii="DINOT-Extlight" w:hAnsi="DINOT-Extlight" w:cstheme="minorHAnsi"/>
          <w:sz w:val="20"/>
          <w:szCs w:val="20"/>
        </w:rPr>
        <w:t xml:space="preserve"> </w:t>
      </w:r>
      <w:r w:rsidR="00614BD2" w:rsidRPr="007D599F">
        <w:rPr>
          <w:rFonts w:ascii="DINOT-Extlight" w:hAnsi="DINOT-Extlight" w:cstheme="minorHAnsi"/>
          <w:sz w:val="20"/>
          <w:szCs w:val="20"/>
        </w:rPr>
        <w:t xml:space="preserve">significant </w:t>
      </w:r>
      <w:r w:rsidR="00FB12B8" w:rsidRPr="007D599F">
        <w:rPr>
          <w:rFonts w:ascii="DINOT-Extlight" w:hAnsi="DINOT-Extlight" w:cstheme="minorHAnsi"/>
          <w:sz w:val="20"/>
          <w:szCs w:val="20"/>
        </w:rPr>
        <w:t>e</w:t>
      </w:r>
      <w:r w:rsidR="00614BD2" w:rsidRPr="007D599F">
        <w:rPr>
          <w:rFonts w:ascii="DINOT-Extlight" w:hAnsi="DINOT-Extlight" w:cstheme="minorHAnsi"/>
          <w:sz w:val="20"/>
          <w:szCs w:val="20"/>
        </w:rPr>
        <w:t>ffect</w:t>
      </w:r>
      <w:r w:rsidR="000A1574" w:rsidRPr="007D599F">
        <w:rPr>
          <w:rFonts w:ascii="DINOT-Extlight" w:hAnsi="DINOT-Extlight" w:cstheme="minorHAnsi"/>
          <w:sz w:val="20"/>
          <w:szCs w:val="20"/>
        </w:rPr>
        <w:t xml:space="preserve">. </w:t>
      </w:r>
    </w:p>
    <w:p w14:paraId="5B334A7B" w14:textId="55BEEC75" w:rsidR="00D0527A" w:rsidRPr="00DD269D" w:rsidRDefault="00517089" w:rsidP="00DD269D">
      <w:pPr>
        <w:pStyle w:val="Heading3"/>
      </w:pPr>
      <w:bookmarkStart w:id="83" w:name="_Toc496518143"/>
      <w:r w:rsidRPr="00DD269D">
        <w:rPr>
          <w:noProof/>
        </w:rPr>
        <w:lastRenderedPageBreak/>
        <w:drawing>
          <wp:anchor distT="0" distB="0" distL="114300" distR="114300" simplePos="0" relativeHeight="251694080" behindDoc="1" locked="0" layoutInCell="1" allowOverlap="1" wp14:anchorId="36B9DF21" wp14:editId="6D893E18">
            <wp:simplePos x="0" y="0"/>
            <wp:positionH relativeFrom="column">
              <wp:posOffset>-2333625</wp:posOffset>
            </wp:positionH>
            <wp:positionV relativeFrom="paragraph">
              <wp:posOffset>446496</wp:posOffset>
            </wp:positionV>
            <wp:extent cx="1945752" cy="1638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p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5752" cy="1638300"/>
                    </a:xfrm>
                    <a:prstGeom prst="rect">
                      <a:avLst/>
                    </a:prstGeom>
                  </pic:spPr>
                </pic:pic>
              </a:graphicData>
            </a:graphic>
            <wp14:sizeRelH relativeFrom="margin">
              <wp14:pctWidth>0</wp14:pctWidth>
            </wp14:sizeRelH>
            <wp14:sizeRelV relativeFrom="margin">
              <wp14:pctHeight>0</wp14:pctHeight>
            </wp14:sizeRelV>
          </wp:anchor>
        </w:drawing>
      </w:r>
      <w:r w:rsidR="00D0527A" w:rsidRPr="00DD269D">
        <w:t xml:space="preserve">Mixing </w:t>
      </w:r>
      <w:r w:rsidR="0083017F">
        <w:t>T</w:t>
      </w:r>
      <w:r w:rsidR="00D0527A" w:rsidRPr="00DD269D">
        <w:t>ips</w:t>
      </w:r>
      <w:bookmarkEnd w:id="83"/>
    </w:p>
    <w:p w14:paraId="7B6A187A" w14:textId="55279509" w:rsidR="000A1574" w:rsidRPr="00517089" w:rsidRDefault="000A1574" w:rsidP="002D7F2A">
      <w:pPr>
        <w:spacing w:line="320" w:lineRule="exact"/>
        <w:ind w:left="0"/>
        <w:rPr>
          <w:rFonts w:ascii="DINOT-Extlight" w:hAnsi="DINOT-Extlight" w:cstheme="minorHAnsi"/>
          <w:i/>
          <w:iCs/>
          <w:sz w:val="20"/>
          <w:szCs w:val="20"/>
        </w:rPr>
      </w:pPr>
      <w:r w:rsidRPr="00517089">
        <w:rPr>
          <w:rFonts w:ascii="DINOT-Extlight" w:hAnsi="DINOT-Extlight" w:cstheme="minorHAnsi"/>
          <w:sz w:val="20"/>
          <w:szCs w:val="20"/>
        </w:rPr>
        <w:t>A convenient practice for mixing is to use two identical and</w:t>
      </w:r>
      <w:r w:rsidR="00F05852" w:rsidRPr="00517089">
        <w:rPr>
          <w:rFonts w:ascii="DINOT-Extlight" w:hAnsi="DINOT-Extlight" w:cstheme="minorHAnsi"/>
          <w:sz w:val="20"/>
          <w:szCs w:val="20"/>
        </w:rPr>
        <w:t xml:space="preserve"> transpar</w:t>
      </w:r>
      <w:r w:rsidR="00517089" w:rsidRPr="00517089">
        <w:rPr>
          <w:rFonts w:ascii="DINOT-Extlight" w:hAnsi="DINOT-Extlight" w:cstheme="minorHAnsi"/>
          <w:noProof/>
          <w:sz w:val="20"/>
          <w:szCs w:val="20"/>
        </w:rPr>
        <mc:AlternateContent>
          <mc:Choice Requires="wps">
            <w:drawing>
              <wp:anchor distT="0" distB="0" distL="114300" distR="114300" simplePos="0" relativeHeight="251696128" behindDoc="0" locked="1" layoutInCell="1" allowOverlap="1" wp14:anchorId="61218CE0" wp14:editId="452020DF">
                <wp:simplePos x="0" y="0"/>
                <wp:positionH relativeFrom="column">
                  <wp:posOffset>-2462530</wp:posOffset>
                </wp:positionH>
                <wp:positionV relativeFrom="page">
                  <wp:posOffset>1456690</wp:posOffset>
                </wp:positionV>
                <wp:extent cx="1197610" cy="42926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765AE261" w14:textId="3EEC8BFE" w:rsidR="00517089" w:rsidRPr="0009634D" w:rsidRDefault="00517089" w:rsidP="00517089">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218CE0" id="Text Box 61" o:spid="_x0000_s1034" type="#_x0000_t202" style="position:absolute;margin-left:-193.9pt;margin-top:114.7pt;width:94.3pt;height:3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" filled="f" stroked="f" strokeweight=".5pt">
                <v:textbox style="mso-fit-shape-to-text:t">
                  <w:txbxContent>
                    <w:p w14:paraId="765AE261" w14:textId="3EEC8BFE" w:rsidR="00517089" w:rsidRPr="0009634D" w:rsidRDefault="00517089" w:rsidP="00517089">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3</w:t>
                      </w:r>
                    </w:p>
                  </w:txbxContent>
                </v:textbox>
                <w10:wrap anchory="page"/>
                <w10:anchorlock/>
              </v:shape>
            </w:pict>
          </mc:Fallback>
        </mc:AlternateContent>
      </w:r>
      <w:r w:rsidR="00F05852" w:rsidRPr="00517089">
        <w:rPr>
          <w:rFonts w:ascii="DINOT-Extlight" w:hAnsi="DINOT-Extlight" w:cstheme="minorHAnsi"/>
          <w:sz w:val="20"/>
          <w:szCs w:val="20"/>
        </w:rPr>
        <w:t xml:space="preserve">ent containers, </w:t>
      </w:r>
      <w:r w:rsidR="001B2C6D" w:rsidRPr="00517089">
        <w:rPr>
          <w:rFonts w:ascii="DINOT-Extlight" w:hAnsi="DINOT-Extlight" w:cstheme="minorHAnsi"/>
          <w:sz w:val="20"/>
          <w:szCs w:val="20"/>
        </w:rPr>
        <w:t xml:space="preserve">such as disposable plastic </w:t>
      </w:r>
      <w:r w:rsidRPr="00517089">
        <w:rPr>
          <w:rFonts w:ascii="DINOT-Extlight" w:hAnsi="DINOT-Extlight" w:cstheme="minorHAnsi"/>
          <w:sz w:val="20"/>
          <w:szCs w:val="20"/>
        </w:rPr>
        <w:t xml:space="preserve">drinking cups, and fill </w:t>
      </w:r>
      <w:r w:rsidR="001B2C6D" w:rsidRPr="00517089">
        <w:rPr>
          <w:rFonts w:ascii="DINOT-Extlight" w:hAnsi="DINOT-Extlight" w:cstheme="minorHAnsi"/>
          <w:sz w:val="20"/>
          <w:szCs w:val="20"/>
        </w:rPr>
        <w:t xml:space="preserve">them </w:t>
      </w:r>
      <w:r w:rsidRPr="00517089">
        <w:rPr>
          <w:rFonts w:ascii="DINOT-Extlight" w:hAnsi="DINOT-Extlight" w:cstheme="minorHAnsi"/>
          <w:sz w:val="20"/>
          <w:szCs w:val="20"/>
        </w:rPr>
        <w:t>to the same height (one with ma</w:t>
      </w:r>
      <w:r w:rsidR="00826BB7" w:rsidRPr="00E65A00">
        <w:rPr>
          <w:noProof/>
        </w:rPr>
        <mc:AlternateContent>
          <mc:Choice Requires="wps">
            <w:drawing>
              <wp:anchor distT="0" distB="0" distL="114300" distR="114300" simplePos="0" relativeHeight="251701248" behindDoc="0" locked="1" layoutInCell="1" allowOverlap="1" wp14:anchorId="00C66073" wp14:editId="7C99D21E">
                <wp:simplePos x="0" y="0"/>
                <wp:positionH relativeFrom="column">
                  <wp:posOffset>-200025</wp:posOffset>
                </wp:positionH>
                <wp:positionV relativeFrom="page">
                  <wp:posOffset>1605280</wp:posOffset>
                </wp:positionV>
                <wp:extent cx="45720" cy="7534275"/>
                <wp:effectExtent l="0" t="0" r="30480" b="28575"/>
                <wp:wrapNone/>
                <wp:docPr id="64" name="Straight Connector 64"/>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B7304" id="Straight Connector 6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75pt,126.4pt" to="-12.15pt,7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" strokecolor="#a4a4a7" strokeweight=".5pt">
                <v:stroke joinstyle="miter"/>
                <w10:wrap anchory="page"/>
                <w10:anchorlock/>
              </v:line>
            </w:pict>
          </mc:Fallback>
        </mc:AlternateContent>
      </w:r>
      <w:r w:rsidRPr="00517089">
        <w:rPr>
          <w:rFonts w:ascii="DINOT-Extlight" w:hAnsi="DINOT-Extlight" w:cstheme="minorHAnsi"/>
          <w:sz w:val="20"/>
          <w:szCs w:val="20"/>
        </w:rPr>
        <w:t>terial A</w:t>
      </w:r>
      <w:r w:rsidR="00D0527A" w:rsidRPr="00517089">
        <w:rPr>
          <w:rFonts w:ascii="DINOT-Extlight" w:hAnsi="DINOT-Extlight" w:cstheme="minorHAnsi"/>
          <w:sz w:val="20"/>
          <w:szCs w:val="20"/>
        </w:rPr>
        <w:t>,</w:t>
      </w:r>
      <w:r w:rsidRPr="00517089">
        <w:rPr>
          <w:rFonts w:ascii="DINOT-Extlight" w:hAnsi="DINOT-Extlight" w:cstheme="minorHAnsi"/>
          <w:sz w:val="20"/>
          <w:szCs w:val="20"/>
        </w:rPr>
        <w:t xml:space="preserve"> and the other with material</w:t>
      </w:r>
      <w:r w:rsidR="00F05852" w:rsidRPr="00517089">
        <w:rPr>
          <w:rFonts w:ascii="DINOT-Extlight" w:hAnsi="DINOT-Extlight" w:cstheme="minorHAnsi"/>
          <w:sz w:val="20"/>
          <w:szCs w:val="20"/>
        </w:rPr>
        <w:t xml:space="preserve"> B)</w:t>
      </w:r>
      <w:r w:rsidRPr="00517089">
        <w:rPr>
          <w:rFonts w:ascii="DINOT-Extlight" w:hAnsi="DINOT-Extlight" w:cstheme="minorHAnsi"/>
          <w:sz w:val="20"/>
          <w:szCs w:val="20"/>
        </w:rPr>
        <w:t xml:space="preserve">. Then, </w:t>
      </w:r>
      <w:r w:rsidR="00F05852" w:rsidRPr="00517089">
        <w:rPr>
          <w:rFonts w:ascii="DINOT-Extlight" w:hAnsi="DINOT-Extlight" w:cstheme="minorHAnsi"/>
          <w:sz w:val="20"/>
          <w:szCs w:val="20"/>
        </w:rPr>
        <w:t xml:space="preserve">pour </w:t>
      </w:r>
      <w:r w:rsidR="00D0527A" w:rsidRPr="00517089">
        <w:rPr>
          <w:rFonts w:ascii="DINOT-Extlight" w:hAnsi="DINOT-Extlight" w:cstheme="minorHAnsi"/>
          <w:sz w:val="20"/>
          <w:szCs w:val="20"/>
        </w:rPr>
        <w:t>both</w:t>
      </w:r>
      <w:r w:rsidR="00F05852" w:rsidRPr="00517089">
        <w:rPr>
          <w:rFonts w:ascii="DINOT-Extlight" w:hAnsi="DINOT-Extlight" w:cstheme="minorHAnsi"/>
          <w:sz w:val="20"/>
          <w:szCs w:val="20"/>
        </w:rPr>
        <w:t xml:space="preserve"> </w:t>
      </w:r>
      <w:r w:rsidR="00345FCA" w:rsidRPr="00517089">
        <w:rPr>
          <w:rFonts w:ascii="DINOT-Extlight" w:hAnsi="DINOT-Extlight" w:cstheme="minorHAnsi"/>
          <w:sz w:val="20"/>
          <w:szCs w:val="20"/>
        </w:rPr>
        <w:t>components in</w:t>
      </w:r>
      <w:r w:rsidR="00F05852" w:rsidRPr="00517089">
        <w:rPr>
          <w:rFonts w:ascii="DINOT-Extlight" w:hAnsi="DINOT-Extlight" w:cstheme="minorHAnsi"/>
          <w:sz w:val="20"/>
          <w:szCs w:val="20"/>
        </w:rPr>
        <w:t>to a third</w:t>
      </w:r>
      <w:r w:rsidR="001B2C6D" w:rsidRPr="00517089">
        <w:rPr>
          <w:rFonts w:ascii="DINOT-Extlight" w:hAnsi="DINOT-Extlight" w:cstheme="minorHAnsi"/>
          <w:sz w:val="20"/>
          <w:szCs w:val="20"/>
        </w:rPr>
        <w:t>,</w:t>
      </w:r>
      <w:r w:rsidR="00F05852" w:rsidRPr="00517089">
        <w:rPr>
          <w:rFonts w:ascii="DINOT-Extlight" w:hAnsi="DINOT-Extlight" w:cstheme="minorHAnsi"/>
          <w:sz w:val="20"/>
          <w:szCs w:val="20"/>
        </w:rPr>
        <w:t xml:space="preserve"> dispo</w:t>
      </w:r>
      <w:r w:rsidRPr="00517089">
        <w:rPr>
          <w:rFonts w:ascii="DINOT-Extlight" w:hAnsi="DINOT-Extlight" w:cstheme="minorHAnsi"/>
          <w:sz w:val="20"/>
          <w:szCs w:val="20"/>
        </w:rPr>
        <w:t>sable container</w:t>
      </w:r>
      <w:r w:rsidR="001B2C6D" w:rsidRPr="00517089">
        <w:rPr>
          <w:rFonts w:ascii="DINOT-Extlight" w:hAnsi="DINOT-Extlight" w:cstheme="minorHAnsi"/>
          <w:sz w:val="20"/>
          <w:szCs w:val="20"/>
        </w:rPr>
        <w:t xml:space="preserve"> for mixing</w:t>
      </w:r>
      <w:r w:rsidRPr="00517089">
        <w:rPr>
          <w:rFonts w:ascii="DINOT-Extlight" w:hAnsi="DINOT-Extlight" w:cstheme="minorHAnsi"/>
          <w:sz w:val="20"/>
          <w:szCs w:val="20"/>
        </w:rPr>
        <w:t>.</w:t>
      </w:r>
      <w:r w:rsidRPr="00517089">
        <w:rPr>
          <w:rFonts w:ascii="DINOT-Extlight" w:hAnsi="DINOT-Extlight" w:cstheme="minorHAnsi"/>
          <w:i/>
          <w:iCs/>
          <w:sz w:val="20"/>
          <w:szCs w:val="20"/>
        </w:rPr>
        <w:t xml:space="preserve"> </w:t>
      </w:r>
      <w:r w:rsidR="00130D03" w:rsidRPr="00517089">
        <w:rPr>
          <w:rFonts w:ascii="DINOT-Extlight" w:hAnsi="DINOT-Extlight" w:cstheme="minorHAnsi"/>
          <w:i/>
          <w:iCs/>
          <w:sz w:val="20"/>
          <w:szCs w:val="20"/>
        </w:rPr>
        <w:t xml:space="preserve">See </w:t>
      </w:r>
      <w:r w:rsidR="0083017F">
        <w:rPr>
          <w:rFonts w:ascii="DINOT-Extlight" w:hAnsi="DINOT-Extlight" w:cstheme="minorHAnsi"/>
          <w:i/>
          <w:iCs/>
          <w:sz w:val="20"/>
          <w:szCs w:val="20"/>
        </w:rPr>
        <w:t>f</w:t>
      </w:r>
      <w:r w:rsidR="00130D03" w:rsidRPr="00517089">
        <w:rPr>
          <w:rFonts w:ascii="DINOT-Extlight" w:hAnsi="DINOT-Extlight" w:cstheme="minorHAnsi"/>
          <w:i/>
          <w:iCs/>
          <w:sz w:val="20"/>
          <w:szCs w:val="20"/>
        </w:rPr>
        <w:t>igure 3</w:t>
      </w:r>
    </w:p>
    <w:p w14:paraId="303A010C" w14:textId="6B2FCE2E" w:rsidR="00A30231" w:rsidRPr="00517089" w:rsidRDefault="00A30231" w:rsidP="002D7F2A">
      <w:pPr>
        <w:spacing w:line="320" w:lineRule="exact"/>
        <w:ind w:left="0"/>
        <w:rPr>
          <w:rFonts w:ascii="DINOT-Extlight" w:hAnsi="DINOT-Extlight" w:cstheme="minorHAnsi"/>
          <w:sz w:val="20"/>
          <w:szCs w:val="20"/>
        </w:rPr>
      </w:pPr>
      <w:r w:rsidRPr="00517089">
        <w:rPr>
          <w:rFonts w:ascii="DINOT-Extlight" w:hAnsi="DINOT-Extlight" w:cstheme="minorHAnsi"/>
          <w:sz w:val="20"/>
          <w:szCs w:val="20"/>
        </w:rPr>
        <w:t>T</w:t>
      </w:r>
      <w:r w:rsidR="001B2C6D" w:rsidRPr="00517089">
        <w:rPr>
          <w:rFonts w:ascii="DINOT-Extlight" w:hAnsi="DINOT-Extlight" w:cstheme="minorHAnsi"/>
          <w:sz w:val="20"/>
          <w:szCs w:val="20"/>
        </w:rPr>
        <w:t xml:space="preserve">horoughly </w:t>
      </w:r>
      <w:r w:rsidR="00D2797F" w:rsidRPr="00517089">
        <w:rPr>
          <w:rFonts w:ascii="DINOT-Extlight" w:hAnsi="DINOT-Extlight" w:cstheme="minorHAnsi"/>
          <w:sz w:val="20"/>
          <w:szCs w:val="20"/>
        </w:rPr>
        <w:t xml:space="preserve">mix </w:t>
      </w:r>
      <w:r w:rsidR="001B2C6D" w:rsidRPr="00517089">
        <w:rPr>
          <w:rFonts w:ascii="DINOT-Extlight" w:hAnsi="DINOT-Extlight" w:cstheme="minorHAnsi"/>
          <w:sz w:val="20"/>
          <w:szCs w:val="20"/>
        </w:rPr>
        <w:t xml:space="preserve">the two materials </w:t>
      </w:r>
      <w:r w:rsidRPr="00517089">
        <w:rPr>
          <w:rFonts w:ascii="DINOT-Extlight" w:hAnsi="DINOT-Extlight" w:cstheme="minorHAnsi"/>
          <w:sz w:val="20"/>
          <w:szCs w:val="20"/>
        </w:rPr>
        <w:t xml:space="preserve">in the third container </w:t>
      </w:r>
      <w:r w:rsidR="00D4105F" w:rsidRPr="00517089">
        <w:rPr>
          <w:rFonts w:ascii="DINOT-Extlight" w:hAnsi="DINOT-Extlight" w:cstheme="minorHAnsi"/>
          <w:sz w:val="20"/>
          <w:szCs w:val="20"/>
        </w:rPr>
        <w:t xml:space="preserve">until the </w:t>
      </w:r>
      <w:r w:rsidR="001B2C6D" w:rsidRPr="00517089">
        <w:rPr>
          <w:rFonts w:ascii="DINOT-Extlight" w:hAnsi="DINOT-Extlight" w:cstheme="minorHAnsi"/>
          <w:sz w:val="20"/>
          <w:szCs w:val="20"/>
        </w:rPr>
        <w:t>mixture becomes</w:t>
      </w:r>
      <w:r w:rsidR="00D4105F" w:rsidRPr="00517089">
        <w:rPr>
          <w:rFonts w:ascii="DINOT-Extlight" w:hAnsi="DINOT-Extlight" w:cstheme="minorHAnsi"/>
          <w:sz w:val="20"/>
          <w:szCs w:val="20"/>
        </w:rPr>
        <w:t xml:space="preserve"> a uniform color</w:t>
      </w:r>
      <w:r w:rsidRPr="00517089">
        <w:rPr>
          <w:rFonts w:ascii="DINOT-Extlight" w:hAnsi="DINOT-Extlight" w:cstheme="minorHAnsi"/>
          <w:sz w:val="20"/>
          <w:szCs w:val="20"/>
        </w:rPr>
        <w:t>. Then</w:t>
      </w:r>
      <w:r w:rsidR="00D2797F" w:rsidRPr="00517089">
        <w:rPr>
          <w:rFonts w:ascii="DINOT-Extlight" w:hAnsi="DINOT-Extlight" w:cstheme="minorHAnsi"/>
          <w:sz w:val="20"/>
          <w:szCs w:val="20"/>
        </w:rPr>
        <w:t xml:space="preserve"> </w:t>
      </w:r>
      <w:r w:rsidRPr="00517089">
        <w:rPr>
          <w:rFonts w:ascii="DINOT-Extlight" w:hAnsi="DINOT-Extlight" w:cstheme="minorHAnsi"/>
          <w:sz w:val="20"/>
          <w:szCs w:val="20"/>
        </w:rPr>
        <w:t xml:space="preserve">quickly </w:t>
      </w:r>
      <w:r w:rsidR="00D2797F" w:rsidRPr="00517089">
        <w:rPr>
          <w:rFonts w:ascii="DINOT-Extlight" w:hAnsi="DINOT-Extlight" w:cstheme="minorHAnsi"/>
          <w:sz w:val="20"/>
          <w:szCs w:val="20"/>
        </w:rPr>
        <w:t xml:space="preserve">pour </w:t>
      </w:r>
      <w:r w:rsidR="00106CCA" w:rsidRPr="00517089">
        <w:rPr>
          <w:rFonts w:ascii="DINOT-Extlight" w:hAnsi="DINOT-Extlight" w:cstheme="minorHAnsi"/>
          <w:sz w:val="20"/>
          <w:szCs w:val="20"/>
        </w:rPr>
        <w:t xml:space="preserve">the mixture into the model </w:t>
      </w:r>
      <w:r w:rsidR="00D2797F" w:rsidRPr="00517089">
        <w:rPr>
          <w:rFonts w:ascii="DINOT-Extlight" w:hAnsi="DINOT-Extlight" w:cstheme="minorHAnsi"/>
          <w:sz w:val="20"/>
          <w:szCs w:val="20"/>
        </w:rPr>
        <w:t xml:space="preserve">before the material begins to </w:t>
      </w:r>
      <w:r w:rsidRPr="00517089">
        <w:rPr>
          <w:rFonts w:ascii="DINOT-Extlight" w:hAnsi="DINOT-Extlight" w:cstheme="minorHAnsi"/>
          <w:sz w:val="20"/>
          <w:szCs w:val="20"/>
        </w:rPr>
        <w:t>expand. It is important to work quickly as t</w:t>
      </w:r>
      <w:r w:rsidR="00D2797F" w:rsidRPr="00517089">
        <w:rPr>
          <w:rFonts w:ascii="DINOT-Extlight" w:hAnsi="DINOT-Extlight" w:cstheme="minorHAnsi"/>
          <w:sz w:val="20"/>
          <w:szCs w:val="20"/>
        </w:rPr>
        <w:t xml:space="preserve">he reaction </w:t>
      </w:r>
      <w:r w:rsidRPr="00517089">
        <w:rPr>
          <w:rFonts w:ascii="DINOT-Extlight" w:hAnsi="DINOT-Extlight" w:cstheme="minorHAnsi"/>
          <w:sz w:val="20"/>
          <w:szCs w:val="20"/>
        </w:rPr>
        <w:t xml:space="preserve">starts to occur </w:t>
      </w:r>
      <w:r w:rsidRPr="00517089">
        <w:rPr>
          <w:rFonts w:ascii="DINOT" w:hAnsi="DINOT" w:cstheme="minorHAnsi"/>
          <w:b/>
          <w:bCs/>
          <w:sz w:val="20"/>
          <w:szCs w:val="20"/>
        </w:rPr>
        <w:t xml:space="preserve">within </w:t>
      </w:r>
      <w:r w:rsidR="00D4105F" w:rsidRPr="00517089">
        <w:rPr>
          <w:rFonts w:ascii="DINOT" w:hAnsi="DINOT" w:cstheme="minorHAnsi"/>
          <w:b/>
          <w:bCs/>
          <w:sz w:val="20"/>
          <w:szCs w:val="20"/>
        </w:rPr>
        <w:t>several seconds</w:t>
      </w:r>
      <w:r w:rsidR="00D2797F" w:rsidRPr="00517089">
        <w:rPr>
          <w:rFonts w:ascii="DINOT-Extlight" w:hAnsi="DINOT-Extlight" w:cstheme="minorHAnsi"/>
          <w:sz w:val="20"/>
          <w:szCs w:val="20"/>
        </w:rPr>
        <w:t xml:space="preserve">. </w:t>
      </w:r>
    </w:p>
    <w:p w14:paraId="3C470599" w14:textId="03D4D120" w:rsidR="00A30231" w:rsidRDefault="00517089" w:rsidP="00A30231">
      <w:pPr>
        <w:ind w:left="0"/>
        <w:rPr>
          <w:rFonts w:asciiTheme="minorHAnsi" w:hAnsiTheme="minorHAnsi" w:cstheme="minorHAnsi"/>
          <w:sz w:val="24"/>
          <w:szCs w:val="24"/>
        </w:rPr>
      </w:pPr>
      <w:r w:rsidRPr="00517089">
        <w:rPr>
          <w:rFonts w:ascii="DINOT-Extlight" w:hAnsi="DINOT-Extlight" w:cstheme="minorHAnsi"/>
          <w:noProof/>
          <w:sz w:val="20"/>
          <w:szCs w:val="20"/>
        </w:rPr>
        <w:drawing>
          <wp:anchor distT="0" distB="0" distL="114300" distR="114300" simplePos="0" relativeHeight="251698176" behindDoc="0" locked="0" layoutInCell="1" allowOverlap="1" wp14:anchorId="029F6136" wp14:editId="341EB133">
            <wp:simplePos x="0" y="0"/>
            <wp:positionH relativeFrom="column">
              <wp:posOffset>-2376896</wp:posOffset>
            </wp:positionH>
            <wp:positionV relativeFrom="page">
              <wp:posOffset>3937000</wp:posOffset>
            </wp:positionV>
            <wp:extent cx="1685925" cy="1885950"/>
            <wp:effectExtent l="0" t="0" r="9525" b="0"/>
            <wp:wrapNone/>
            <wp:docPr id="63" name="Graph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85925" cy="1885950"/>
                    </a:xfrm>
                    <a:prstGeom prst="rect">
                      <a:avLst/>
                    </a:prstGeom>
                  </pic:spPr>
                </pic:pic>
              </a:graphicData>
            </a:graphic>
            <wp14:sizeRelH relativeFrom="margin">
              <wp14:pctWidth>0</wp14:pctWidth>
            </wp14:sizeRelH>
            <wp14:sizeRelV relativeFrom="margin">
              <wp14:pctHeight>0</wp14:pctHeight>
            </wp14:sizeRelV>
          </wp:anchor>
        </w:drawing>
      </w:r>
      <w:r w:rsidRPr="00517089">
        <w:rPr>
          <w:rFonts w:ascii="DINOT-Extlight" w:hAnsi="DINOT-Extlight" w:cstheme="minorHAnsi"/>
          <w:noProof/>
          <w:sz w:val="20"/>
          <w:szCs w:val="20"/>
        </w:rPr>
        <mc:AlternateContent>
          <mc:Choice Requires="wps">
            <w:drawing>
              <wp:anchor distT="0" distB="0" distL="114300" distR="114300" simplePos="0" relativeHeight="251699200" behindDoc="0" locked="1" layoutInCell="1" allowOverlap="1" wp14:anchorId="1DD9F0EB" wp14:editId="1880C560">
                <wp:simplePos x="0" y="0"/>
                <wp:positionH relativeFrom="column">
                  <wp:posOffset>-2346325</wp:posOffset>
                </wp:positionH>
                <wp:positionV relativeFrom="page">
                  <wp:posOffset>3943985</wp:posOffset>
                </wp:positionV>
                <wp:extent cx="1645920" cy="16859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45920" cy="1685925"/>
                        </a:xfrm>
                        <a:prstGeom prst="rect">
                          <a:avLst/>
                        </a:prstGeom>
                        <a:noFill/>
                        <a:ln w="6350">
                          <a:noFill/>
                        </a:ln>
                      </wps:spPr>
                      <wps:txbx>
                        <w:txbxContent>
                          <w:p w14:paraId="307900F1" w14:textId="77777777" w:rsidR="00517089" w:rsidRPr="00B765BF" w:rsidRDefault="00517089" w:rsidP="00517089">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1FE79EAC" w14:textId="75C8C35B" w:rsidR="00517089" w:rsidRPr="00B765BF" w:rsidRDefault="00826BB7" w:rsidP="00517089">
                            <w:pPr>
                              <w:ind w:left="0"/>
                              <w:rPr>
                                <w:rFonts w:ascii="DINOT-Extlight" w:hAnsi="DINOT-Extlight"/>
                                <w:sz w:val="20"/>
                                <w:szCs w:val="20"/>
                              </w:rPr>
                            </w:pPr>
                            <w:r w:rsidRPr="00826BB7">
                              <w:rPr>
                                <w:rFonts w:ascii="DINOT" w:hAnsi="DINOT" w:cstheme="minorHAnsi"/>
                                <w:sz w:val="20"/>
                                <w:szCs w:val="20"/>
                              </w:rPr>
                              <w:t xml:space="preserve">To understand how quickly a particular foam expands, it is highly recommended to conduct a test mix in advance.  </w:t>
                            </w:r>
                            <w:r w:rsidRPr="00826BB7">
                              <w:rPr>
                                <w:rFonts w:ascii="DINOT" w:hAnsi="DINOT" w:cstheme="minorHAnsi"/>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9F0EB" id="Text Box 62" o:spid="_x0000_s1035" type="#_x0000_t202" style="position:absolute;margin-left:-184.75pt;margin-top:310.55pt;width:129.6pt;height:13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" filled="f" stroked="f" strokeweight=".5pt">
                <v:textbox>
                  <w:txbxContent>
                    <w:p w14:paraId="307900F1" w14:textId="77777777" w:rsidR="00517089" w:rsidRPr="00B765BF" w:rsidRDefault="00517089" w:rsidP="00517089">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1FE79EAC" w14:textId="75C8C35B" w:rsidR="00517089" w:rsidRPr="00B765BF" w:rsidRDefault="00826BB7" w:rsidP="00517089">
                      <w:pPr>
                        <w:ind w:left="0"/>
                        <w:rPr>
                          <w:rFonts w:ascii="DINOT-Extlight" w:hAnsi="DINOT-Extlight"/>
                          <w:sz w:val="20"/>
                          <w:szCs w:val="20"/>
                        </w:rPr>
                      </w:pPr>
                      <w:r w:rsidRPr="00826BB7">
                        <w:rPr>
                          <w:rFonts w:ascii="DINOT" w:hAnsi="DINOT" w:cstheme="minorHAnsi"/>
                          <w:sz w:val="20"/>
                          <w:szCs w:val="20"/>
                        </w:rPr>
                        <w:t xml:space="preserve">To understand how quickly a particular foam expands, it is highly recommended to conduct a test mix in advance.  </w:t>
                      </w:r>
                      <w:r w:rsidRPr="00826BB7">
                        <w:rPr>
                          <w:rFonts w:ascii="DINOT" w:hAnsi="DINOT" w:cstheme="minorHAnsi"/>
                          <w:sz w:val="20"/>
                          <w:szCs w:val="20"/>
                        </w:rPr>
                        <w:br/>
                      </w:r>
                    </w:p>
                  </w:txbxContent>
                </v:textbox>
                <w10:wrap anchory="page"/>
                <w10:anchorlock/>
              </v:shape>
            </w:pict>
          </mc:Fallback>
        </mc:AlternateContent>
      </w:r>
    </w:p>
    <w:p w14:paraId="0298FCF7" w14:textId="45B36A88" w:rsidR="00517089" w:rsidRDefault="00A30231" w:rsidP="00517089">
      <w:pPr>
        <w:ind w:left="0"/>
        <w:rPr>
          <w:rFonts w:asciiTheme="minorHAnsi" w:hAnsiTheme="minorHAnsi" w:cstheme="minorHAnsi"/>
          <w:sz w:val="24"/>
          <w:szCs w:val="24"/>
        </w:rPr>
        <w:sectPr w:rsidR="00517089" w:rsidSect="00E65A00">
          <w:pgSz w:w="11906" w:h="16838" w:code="9"/>
          <w:pgMar w:top="2448" w:right="1008" w:bottom="1440" w:left="4320" w:header="864" w:footer="288" w:gutter="0"/>
          <w:cols w:space="720"/>
          <w:docGrid w:linePitch="360"/>
        </w:sectPr>
      </w:pPr>
      <w:r>
        <w:rPr>
          <w:rFonts w:asciiTheme="minorHAnsi" w:hAnsiTheme="minorHAnsi" w:cstheme="minorHAnsi"/>
          <w:sz w:val="24"/>
          <w:szCs w:val="24"/>
        </w:rPr>
        <w:br/>
      </w:r>
    </w:p>
    <w:p w14:paraId="04925C25" w14:textId="4BF3A47E" w:rsidR="00F05852" w:rsidRPr="007D599F" w:rsidRDefault="007D599F" w:rsidP="00DD269D">
      <w:pPr>
        <w:pStyle w:val="Heading3"/>
        <w:spacing w:before="120"/>
      </w:pPr>
      <w:bookmarkStart w:id="84" w:name="_Toc496518144"/>
      <w:r w:rsidRPr="007D599F">
        <w:rPr>
          <w:noProof/>
        </w:rPr>
        <w:lastRenderedPageBreak/>
        <w:drawing>
          <wp:anchor distT="0" distB="0" distL="114300" distR="114300" simplePos="0" relativeHeight="251685888" behindDoc="0" locked="1" layoutInCell="1" allowOverlap="1" wp14:anchorId="35A9E2FB" wp14:editId="1F20B12B">
            <wp:simplePos x="0" y="0"/>
            <wp:positionH relativeFrom="leftMargin">
              <wp:posOffset>28575</wp:posOffset>
            </wp:positionH>
            <wp:positionV relativeFrom="page">
              <wp:posOffset>1952625</wp:posOffset>
            </wp:positionV>
            <wp:extent cx="2532888" cy="1591056"/>
            <wp:effectExtent l="0" t="0" r="127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t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2888" cy="1591056"/>
                    </a:xfrm>
                    <a:prstGeom prst="rect">
                      <a:avLst/>
                    </a:prstGeom>
                  </pic:spPr>
                </pic:pic>
              </a:graphicData>
            </a:graphic>
            <wp14:sizeRelH relativeFrom="margin">
              <wp14:pctWidth>0</wp14:pctWidth>
            </wp14:sizeRelH>
            <wp14:sizeRelV relativeFrom="margin">
              <wp14:pctHeight>0</wp14:pctHeight>
            </wp14:sizeRelV>
          </wp:anchor>
        </w:drawing>
      </w:r>
      <w:r w:rsidR="00F05852" w:rsidRPr="007D599F">
        <w:t>Pou</w:t>
      </w:r>
      <w:r w:rsidR="00BB6C2E">
        <w:rPr>
          <w:noProof/>
        </w:rPr>
        <mc:AlternateContent>
          <mc:Choice Requires="wps">
            <w:drawing>
              <wp:anchor distT="0" distB="0" distL="114300" distR="114300" simplePos="0" relativeHeight="251687936" behindDoc="0" locked="1" layoutInCell="1" allowOverlap="1" wp14:anchorId="2C75CF29" wp14:editId="4439886D">
                <wp:simplePos x="0" y="0"/>
                <wp:positionH relativeFrom="column">
                  <wp:posOffset>-2470785</wp:posOffset>
                </wp:positionH>
                <wp:positionV relativeFrom="page">
                  <wp:posOffset>1461770</wp:posOffset>
                </wp:positionV>
                <wp:extent cx="1197610" cy="42926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25308E32" w14:textId="2E2ABA64" w:rsidR="00BB6C2E" w:rsidRPr="0009634D" w:rsidRDefault="00BB6C2E" w:rsidP="00BB6C2E">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75CF29" id="Text Box 56" o:spid="_x0000_s1036" type="#_x0000_t202" style="position:absolute;margin-left:-194.55pt;margin-top:115.1pt;width:94.3pt;height:3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" filled="f" stroked="f" strokeweight=".5pt">
                <v:textbox style="mso-fit-shape-to-text:t">
                  <w:txbxContent>
                    <w:p w14:paraId="25308E32" w14:textId="2E2ABA64" w:rsidR="00BB6C2E" w:rsidRPr="0009634D" w:rsidRDefault="00BB6C2E" w:rsidP="00BB6C2E">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4</w:t>
                      </w:r>
                    </w:p>
                  </w:txbxContent>
                </v:textbox>
                <w10:wrap anchory="page"/>
                <w10:anchorlock/>
              </v:shape>
            </w:pict>
          </mc:Fallback>
        </mc:AlternateContent>
      </w:r>
      <w:r w:rsidR="00F05852" w:rsidRPr="007D599F">
        <w:t xml:space="preserve">ring </w:t>
      </w:r>
      <w:r w:rsidR="00A30231" w:rsidRPr="007D599F">
        <w:t>T</w:t>
      </w:r>
      <w:r w:rsidR="00D0527A" w:rsidRPr="007D599F">
        <w:t>ips</w:t>
      </w:r>
      <w:bookmarkEnd w:id="84"/>
      <w:r w:rsidR="00D0527A" w:rsidRPr="007D599F">
        <w:t xml:space="preserve"> </w:t>
      </w:r>
    </w:p>
    <w:p w14:paraId="7DE5BC4C" w14:textId="6CD03078" w:rsidR="00F05852" w:rsidRPr="007D599F" w:rsidRDefault="00F47E85" w:rsidP="00A026DB">
      <w:pPr>
        <w:pStyle w:val="ListParagraph"/>
        <w:numPr>
          <w:ilvl w:val="0"/>
          <w:numId w:val="10"/>
        </w:numPr>
        <w:spacing w:line="320" w:lineRule="exact"/>
        <w:rPr>
          <w:rFonts w:ascii="DINOT-Extlight" w:hAnsi="DINOT-Extlight" w:cstheme="minorHAnsi"/>
          <w:sz w:val="24"/>
          <w:szCs w:val="24"/>
        </w:rPr>
      </w:pPr>
      <w:r w:rsidRPr="00BB6C2E">
        <w:rPr>
          <w:rFonts w:ascii="DINOT" w:hAnsi="DINOT" w:cstheme="minorHAnsi"/>
          <w:b/>
          <w:bCs/>
          <w:sz w:val="20"/>
          <w:szCs w:val="20"/>
        </w:rPr>
        <w:t>Maximizing adhesion:</w:t>
      </w:r>
      <w:r w:rsidRPr="00BB6C2E">
        <w:rPr>
          <w:rFonts w:asciiTheme="minorHAnsi" w:hAnsiTheme="minorHAnsi" w:cstheme="minorHAnsi"/>
          <w:sz w:val="20"/>
          <w:szCs w:val="20"/>
        </w:rPr>
        <w:t xml:space="preserve"> </w:t>
      </w:r>
      <w:r w:rsidR="00A30231" w:rsidRPr="00BB6C2E">
        <w:rPr>
          <w:rFonts w:ascii="DINOT-Extlight" w:hAnsi="DINOT-Extlight" w:cstheme="minorHAnsi"/>
          <w:sz w:val="20"/>
          <w:szCs w:val="20"/>
        </w:rPr>
        <w:t xml:space="preserve">When </w:t>
      </w:r>
      <w:r w:rsidR="00284CA2" w:rsidRPr="00BB6C2E">
        <w:rPr>
          <w:rFonts w:ascii="DINOT-Extlight" w:hAnsi="DINOT-Extlight" w:cstheme="minorHAnsi"/>
          <w:sz w:val="20"/>
          <w:szCs w:val="20"/>
        </w:rPr>
        <w:t xml:space="preserve">pouring the </w:t>
      </w:r>
      <w:r w:rsidR="00587A8C" w:rsidRPr="00BB6C2E">
        <w:rPr>
          <w:rFonts w:ascii="DINOT-Extlight" w:hAnsi="DINOT-Extlight" w:cstheme="minorHAnsi"/>
          <w:sz w:val="20"/>
          <w:szCs w:val="20"/>
        </w:rPr>
        <w:t xml:space="preserve">liquid </w:t>
      </w:r>
      <w:r w:rsidR="00284CA2" w:rsidRPr="00BB6C2E">
        <w:rPr>
          <w:rFonts w:ascii="DINOT-Extlight" w:hAnsi="DINOT-Extlight" w:cstheme="minorHAnsi"/>
          <w:sz w:val="20"/>
          <w:szCs w:val="20"/>
        </w:rPr>
        <w:t xml:space="preserve">mixture </w:t>
      </w:r>
      <w:r w:rsidR="00587A8C" w:rsidRPr="00BB6C2E">
        <w:rPr>
          <w:rFonts w:ascii="DINOT-Extlight" w:hAnsi="DINOT-Extlight" w:cstheme="minorHAnsi"/>
          <w:sz w:val="20"/>
          <w:szCs w:val="20"/>
        </w:rPr>
        <w:t xml:space="preserve">into the model, it is important </w:t>
      </w:r>
      <w:r w:rsidR="00A30231" w:rsidRPr="00BB6C2E">
        <w:rPr>
          <w:rFonts w:ascii="DINOT-Extlight" w:hAnsi="DINOT-Extlight" w:cstheme="minorHAnsi"/>
          <w:sz w:val="20"/>
          <w:szCs w:val="20"/>
        </w:rPr>
        <w:t xml:space="preserve">that the mixture touches as many sides </w:t>
      </w:r>
      <w:r w:rsidR="0013785D" w:rsidRPr="00BB6C2E">
        <w:rPr>
          <w:rFonts w:ascii="DINOT-Extlight" w:hAnsi="DINOT-Extlight" w:cstheme="minorHAnsi"/>
          <w:sz w:val="20"/>
          <w:szCs w:val="20"/>
        </w:rPr>
        <w:t>or</w:t>
      </w:r>
      <w:r w:rsidR="00A30231" w:rsidRPr="00BB6C2E">
        <w:rPr>
          <w:rFonts w:ascii="DINOT-Extlight" w:hAnsi="DINOT-Extlight" w:cstheme="minorHAnsi"/>
          <w:sz w:val="20"/>
          <w:szCs w:val="20"/>
        </w:rPr>
        <w:t xml:space="preserve"> walls of the model as possible </w:t>
      </w:r>
      <w:r w:rsidR="00F03D80" w:rsidRPr="00BB6C2E">
        <w:rPr>
          <w:rFonts w:ascii="DINOT-Extlight" w:hAnsi="DINOT-Extlight" w:cstheme="minorHAnsi"/>
          <w:sz w:val="20"/>
          <w:szCs w:val="20"/>
        </w:rPr>
        <w:t xml:space="preserve">to </w:t>
      </w:r>
      <w:r w:rsidR="00A30231" w:rsidRPr="00BB6C2E">
        <w:rPr>
          <w:rFonts w:ascii="DINOT-Extlight" w:hAnsi="DINOT-Extlight" w:cstheme="minorHAnsi"/>
          <w:sz w:val="20"/>
          <w:szCs w:val="20"/>
        </w:rPr>
        <w:t>maximize the adhesion between the model and the filling</w:t>
      </w:r>
      <w:r w:rsidR="0013785D" w:rsidRPr="00BB6C2E">
        <w:rPr>
          <w:rFonts w:ascii="DINOT-Extlight" w:hAnsi="DINOT-Extlight" w:cstheme="minorHAnsi"/>
          <w:sz w:val="20"/>
          <w:szCs w:val="20"/>
        </w:rPr>
        <w:t>. This also e</w:t>
      </w:r>
      <w:r w:rsidR="00A30231" w:rsidRPr="00BB6C2E">
        <w:rPr>
          <w:rFonts w:ascii="DINOT-Extlight" w:hAnsi="DINOT-Extlight" w:cstheme="minorHAnsi"/>
          <w:sz w:val="20"/>
          <w:szCs w:val="20"/>
        </w:rPr>
        <w:t>nsure</w:t>
      </w:r>
      <w:r w:rsidR="0013785D" w:rsidRPr="00BB6C2E">
        <w:rPr>
          <w:rFonts w:ascii="DINOT-Extlight" w:hAnsi="DINOT-Extlight" w:cstheme="minorHAnsi"/>
          <w:sz w:val="20"/>
          <w:szCs w:val="20"/>
        </w:rPr>
        <w:t>s</w:t>
      </w:r>
      <w:r w:rsidR="00A30231" w:rsidRPr="00BB6C2E">
        <w:rPr>
          <w:rFonts w:ascii="DINOT-Extlight" w:hAnsi="DINOT-Extlight" w:cstheme="minorHAnsi"/>
          <w:sz w:val="20"/>
          <w:szCs w:val="20"/>
        </w:rPr>
        <w:t xml:space="preserve"> that the filling flows to all hollow areas</w:t>
      </w:r>
      <w:r w:rsidR="0013785D" w:rsidRPr="00BB6C2E">
        <w:rPr>
          <w:rFonts w:ascii="DINOT-Extlight" w:hAnsi="DINOT-Extlight" w:cstheme="minorHAnsi"/>
          <w:sz w:val="20"/>
          <w:szCs w:val="20"/>
        </w:rPr>
        <w:t xml:space="preserve"> of the model</w:t>
      </w:r>
      <w:r w:rsidR="00A30231" w:rsidRPr="00BB6C2E">
        <w:rPr>
          <w:rFonts w:ascii="DINOT-Extlight" w:hAnsi="DINOT-Extlight" w:cstheme="minorHAnsi"/>
          <w:sz w:val="20"/>
          <w:szCs w:val="20"/>
        </w:rPr>
        <w:t>.</w:t>
      </w:r>
      <w:r w:rsidR="00B234A5" w:rsidRPr="00BB6C2E">
        <w:rPr>
          <w:rFonts w:ascii="DINOT-Extlight" w:hAnsi="DINOT-Extlight" w:cstheme="minorHAnsi"/>
          <w:sz w:val="20"/>
          <w:szCs w:val="20"/>
        </w:rPr>
        <w:t xml:space="preserve"> T</w:t>
      </w:r>
      <w:r w:rsidR="00F05852" w:rsidRPr="00BB6C2E">
        <w:rPr>
          <w:rFonts w:ascii="DINOT-Extlight" w:hAnsi="DINOT-Extlight" w:cstheme="minorHAnsi"/>
          <w:sz w:val="20"/>
          <w:szCs w:val="20"/>
        </w:rPr>
        <w:t>his can be achieved by slightly rotating and lean</w:t>
      </w:r>
      <w:r w:rsidR="00B234A5" w:rsidRPr="00BB6C2E">
        <w:rPr>
          <w:rFonts w:ascii="DINOT-Extlight" w:hAnsi="DINOT-Extlight" w:cstheme="minorHAnsi"/>
          <w:sz w:val="20"/>
          <w:szCs w:val="20"/>
        </w:rPr>
        <w:t>ing the model from side to side</w:t>
      </w:r>
      <w:r w:rsidR="00F05852" w:rsidRPr="00BB6C2E">
        <w:rPr>
          <w:rFonts w:ascii="DINOT-Extlight" w:hAnsi="DINOT-Extlight" w:cstheme="minorHAnsi"/>
          <w:sz w:val="20"/>
          <w:szCs w:val="20"/>
        </w:rPr>
        <w:t xml:space="preserve"> while pouring the </w:t>
      </w:r>
      <w:r w:rsidR="0014274B" w:rsidRPr="00BB6C2E">
        <w:rPr>
          <w:rFonts w:ascii="DINOT-Extlight" w:hAnsi="DINOT-Extlight" w:cstheme="minorHAnsi"/>
          <w:sz w:val="20"/>
          <w:szCs w:val="20"/>
        </w:rPr>
        <w:t>mixture.</w:t>
      </w:r>
      <w:r w:rsidR="00F05852" w:rsidRPr="00BB6C2E">
        <w:rPr>
          <w:rFonts w:ascii="DINOT-Extlight" w:hAnsi="DINOT-Extlight" w:cstheme="minorHAnsi"/>
          <w:sz w:val="20"/>
          <w:szCs w:val="20"/>
        </w:rPr>
        <w:t xml:space="preserve"> </w:t>
      </w:r>
      <w:r w:rsidR="00604C68" w:rsidRPr="00BB6C2E">
        <w:rPr>
          <w:rFonts w:ascii="DINOT-Extlight" w:hAnsi="DINOT-Extlight" w:cstheme="minorHAnsi"/>
          <w:sz w:val="20"/>
          <w:szCs w:val="20"/>
        </w:rPr>
        <w:t>If needed</w:t>
      </w:r>
      <w:r w:rsidR="00A30231" w:rsidRPr="00BB6C2E">
        <w:rPr>
          <w:rFonts w:ascii="DINOT-Extlight" w:hAnsi="DINOT-Extlight" w:cstheme="minorHAnsi"/>
          <w:sz w:val="20"/>
          <w:szCs w:val="20"/>
        </w:rPr>
        <w:t>,</w:t>
      </w:r>
      <w:r w:rsidR="00604C68" w:rsidRPr="00BB6C2E">
        <w:rPr>
          <w:rFonts w:ascii="DINOT-Extlight" w:hAnsi="DINOT-Extlight" w:cstheme="minorHAnsi"/>
          <w:sz w:val="20"/>
          <w:szCs w:val="20"/>
        </w:rPr>
        <w:t xml:space="preserve"> use a funnel and clean it immediately after use. </w:t>
      </w:r>
      <w:r w:rsidR="00130D03" w:rsidRPr="00BB6C2E">
        <w:rPr>
          <w:rFonts w:ascii="DINOT-Extlight" w:hAnsi="DINOT-Extlight" w:cstheme="minorHAnsi"/>
          <w:i/>
          <w:iCs/>
          <w:sz w:val="20"/>
          <w:szCs w:val="20"/>
        </w:rPr>
        <w:t xml:space="preserve">See </w:t>
      </w:r>
      <w:r w:rsidR="0083017F">
        <w:rPr>
          <w:rFonts w:ascii="DINOT-Extlight" w:hAnsi="DINOT-Extlight" w:cstheme="minorHAnsi"/>
          <w:i/>
          <w:iCs/>
          <w:sz w:val="20"/>
          <w:szCs w:val="20"/>
        </w:rPr>
        <w:t>f</w:t>
      </w:r>
      <w:r w:rsidR="00130D03" w:rsidRPr="00BB6C2E">
        <w:rPr>
          <w:rFonts w:ascii="DINOT-Extlight" w:hAnsi="DINOT-Extlight" w:cstheme="minorHAnsi"/>
          <w:i/>
          <w:iCs/>
          <w:sz w:val="20"/>
          <w:szCs w:val="20"/>
        </w:rPr>
        <w:t>igure 4</w:t>
      </w:r>
      <w:r w:rsidR="00BB6C2E" w:rsidRPr="00E65A00">
        <w:rPr>
          <w:noProof/>
        </w:rPr>
        <mc:AlternateContent>
          <mc:Choice Requires="wps">
            <w:drawing>
              <wp:anchor distT="0" distB="0" distL="114300" distR="114300" simplePos="0" relativeHeight="251693056" behindDoc="0" locked="1" layoutInCell="1" allowOverlap="1" wp14:anchorId="6B69878A" wp14:editId="69285473">
                <wp:simplePos x="0" y="0"/>
                <wp:positionH relativeFrom="column">
                  <wp:posOffset>-190500</wp:posOffset>
                </wp:positionH>
                <wp:positionV relativeFrom="page">
                  <wp:posOffset>1600200</wp:posOffset>
                </wp:positionV>
                <wp:extent cx="0" cy="548640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5486400"/>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8D936" id="Straight Connector 5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pt,126pt" to="-1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" strokecolor="#a4a4a7" strokeweight=".5pt">
                <v:stroke joinstyle="miter"/>
                <w10:wrap anchory="page"/>
                <w10:anchorlock/>
              </v:line>
            </w:pict>
          </mc:Fallback>
        </mc:AlternateContent>
      </w:r>
    </w:p>
    <w:p w14:paraId="7175AD09" w14:textId="2CD7289C" w:rsidR="00130D03" w:rsidRPr="00BB6C2E" w:rsidRDefault="00FC55F7" w:rsidP="0014274B">
      <w:pPr>
        <w:pStyle w:val="ListParagraph"/>
        <w:keepNext/>
        <w:rPr>
          <w:sz w:val="20"/>
          <w:szCs w:val="20"/>
        </w:rPr>
      </w:pPr>
      <w:r w:rsidRPr="00BB6C2E">
        <w:rPr>
          <w:rFonts w:ascii="DINOT-Extlight" w:hAnsi="DINOT-Extlight" w:cstheme="minorHAnsi"/>
          <w:noProof/>
          <w:sz w:val="20"/>
          <w:szCs w:val="20"/>
        </w:rPr>
        <w:drawing>
          <wp:anchor distT="0" distB="0" distL="114300" distR="114300" simplePos="0" relativeHeight="251689984" behindDoc="0" locked="0" layoutInCell="1" allowOverlap="1" wp14:anchorId="54EE662E" wp14:editId="4BC9DAEC">
            <wp:simplePos x="0" y="0"/>
            <wp:positionH relativeFrom="column">
              <wp:posOffset>-2369276</wp:posOffset>
            </wp:positionH>
            <wp:positionV relativeFrom="page">
              <wp:posOffset>3743960</wp:posOffset>
            </wp:positionV>
            <wp:extent cx="1685925" cy="1885950"/>
            <wp:effectExtent l="0" t="0" r="9525" b="0"/>
            <wp:wrapNone/>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85925" cy="1885950"/>
                    </a:xfrm>
                    <a:prstGeom prst="rect">
                      <a:avLst/>
                    </a:prstGeom>
                  </pic:spPr>
                </pic:pic>
              </a:graphicData>
            </a:graphic>
            <wp14:sizeRelH relativeFrom="margin">
              <wp14:pctWidth>0</wp14:pctWidth>
            </wp14:sizeRelH>
            <wp14:sizeRelV relativeFrom="margin">
              <wp14:pctHeight>0</wp14:pctHeight>
            </wp14:sizeRelV>
          </wp:anchor>
        </w:drawing>
      </w:r>
      <w:r w:rsidRPr="00BB6C2E">
        <w:rPr>
          <w:rFonts w:ascii="DINOT-Extlight" w:hAnsi="DINOT-Extlight" w:cstheme="minorHAnsi"/>
          <w:noProof/>
          <w:sz w:val="20"/>
          <w:szCs w:val="20"/>
        </w:rPr>
        <mc:AlternateContent>
          <mc:Choice Requires="wps">
            <w:drawing>
              <wp:anchor distT="0" distB="0" distL="114300" distR="114300" simplePos="0" relativeHeight="251691008" behindDoc="0" locked="1" layoutInCell="1" allowOverlap="1" wp14:anchorId="2B0C42BD" wp14:editId="19E05A97">
                <wp:simplePos x="0" y="0"/>
                <wp:positionH relativeFrom="column">
                  <wp:posOffset>-2345055</wp:posOffset>
                </wp:positionH>
                <wp:positionV relativeFrom="page">
                  <wp:posOffset>3755390</wp:posOffset>
                </wp:positionV>
                <wp:extent cx="1645920" cy="16764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645920" cy="1676400"/>
                        </a:xfrm>
                        <a:prstGeom prst="rect">
                          <a:avLst/>
                        </a:prstGeom>
                        <a:noFill/>
                        <a:ln w="6350">
                          <a:noFill/>
                        </a:ln>
                      </wps:spPr>
                      <wps:txbx>
                        <w:txbxContent>
                          <w:p w14:paraId="6AC64C51" w14:textId="77777777" w:rsidR="00BB6C2E" w:rsidRPr="00B765BF" w:rsidRDefault="00BB6C2E" w:rsidP="00BB6C2E">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43D16152" w14:textId="793BEA44" w:rsidR="00BB6C2E" w:rsidRPr="00BB6C2E" w:rsidRDefault="0083017F" w:rsidP="00BB6C2E">
                            <w:pPr>
                              <w:pStyle w:val="ListParagraph"/>
                              <w:ind w:left="0"/>
                              <w:rPr>
                                <w:rFonts w:ascii="DINOT" w:hAnsi="DINOT" w:cstheme="minorHAnsi"/>
                                <w:sz w:val="20"/>
                                <w:szCs w:val="20"/>
                              </w:rPr>
                            </w:pPr>
                            <w:r>
                              <w:rPr>
                                <w:rFonts w:ascii="DINOT" w:hAnsi="DINOT" w:cstheme="minorHAnsi"/>
                                <w:sz w:val="20"/>
                                <w:szCs w:val="20"/>
                              </w:rPr>
                              <w:t>D</w:t>
                            </w:r>
                            <w:r w:rsidR="00BB6C2E" w:rsidRPr="00BB6C2E">
                              <w:rPr>
                                <w:rFonts w:ascii="DINOT" w:hAnsi="DINOT" w:cstheme="minorHAnsi"/>
                                <w:sz w:val="20"/>
                                <w:szCs w:val="20"/>
                              </w:rPr>
                              <w:t>enser foams generate more heat and require slower, more methodical work, but they are more rigid and significantly reinforce vulnerable areas of the model.</w:t>
                            </w:r>
                          </w:p>
                          <w:p w14:paraId="1D2CA1E9" w14:textId="77777777" w:rsidR="00BB6C2E" w:rsidRPr="007D599F" w:rsidRDefault="00BB6C2E" w:rsidP="00BB6C2E">
                            <w:pPr>
                              <w:ind w:left="0"/>
                              <w:rPr>
                                <w:rFonts w:ascii="DINOT" w:hAnsi="DINOT"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C42BD" id="Text Box 57" o:spid="_x0000_s1037" type="#_x0000_t202" style="position:absolute;left:0;text-align:left;margin-left:-184.65pt;margin-top:295.7pt;width:129.6pt;height:1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" filled="f" stroked="f" strokeweight=".5pt">
                <v:textbox>
                  <w:txbxContent>
                    <w:p w14:paraId="6AC64C51" w14:textId="77777777" w:rsidR="00BB6C2E" w:rsidRPr="00B765BF" w:rsidRDefault="00BB6C2E" w:rsidP="00BB6C2E">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43D16152" w14:textId="793BEA44" w:rsidR="00BB6C2E" w:rsidRPr="00BB6C2E" w:rsidRDefault="0083017F" w:rsidP="00BB6C2E">
                      <w:pPr>
                        <w:pStyle w:val="ListParagraph"/>
                        <w:ind w:left="0"/>
                        <w:rPr>
                          <w:rFonts w:ascii="DINOT" w:hAnsi="DINOT" w:cstheme="minorHAnsi"/>
                          <w:sz w:val="20"/>
                          <w:szCs w:val="20"/>
                        </w:rPr>
                      </w:pPr>
                      <w:r>
                        <w:rPr>
                          <w:rFonts w:ascii="DINOT" w:hAnsi="DINOT" w:cstheme="minorHAnsi"/>
                          <w:sz w:val="20"/>
                          <w:szCs w:val="20"/>
                        </w:rPr>
                        <w:t>D</w:t>
                      </w:r>
                      <w:r w:rsidR="00BB6C2E" w:rsidRPr="00BB6C2E">
                        <w:rPr>
                          <w:rFonts w:ascii="DINOT" w:hAnsi="DINOT" w:cstheme="minorHAnsi"/>
                          <w:sz w:val="20"/>
                          <w:szCs w:val="20"/>
                        </w:rPr>
                        <w:t>enser foams generate more heat and require slower, more methodical work, but they are more rigid and significantly reinforce vulnerable areas of the model.</w:t>
                      </w:r>
                    </w:p>
                    <w:p w14:paraId="1D2CA1E9" w14:textId="77777777" w:rsidR="00BB6C2E" w:rsidRPr="007D599F" w:rsidRDefault="00BB6C2E" w:rsidP="00BB6C2E">
                      <w:pPr>
                        <w:ind w:left="0"/>
                        <w:rPr>
                          <w:rFonts w:ascii="DINOT" w:hAnsi="DINOT" w:cstheme="minorHAnsi"/>
                          <w:sz w:val="20"/>
                          <w:szCs w:val="20"/>
                        </w:rPr>
                      </w:pPr>
                    </w:p>
                  </w:txbxContent>
                </v:textbox>
                <w10:wrap anchory="page"/>
                <w10:anchorlock/>
              </v:shape>
            </w:pict>
          </mc:Fallback>
        </mc:AlternateContent>
      </w:r>
    </w:p>
    <w:p w14:paraId="1A10990D" w14:textId="5943E0B4" w:rsidR="00F05852" w:rsidRPr="00BB6C2E" w:rsidRDefault="00F47E85" w:rsidP="00A026DB">
      <w:pPr>
        <w:pStyle w:val="ListParagraph"/>
        <w:numPr>
          <w:ilvl w:val="0"/>
          <w:numId w:val="10"/>
        </w:numPr>
        <w:spacing w:line="320" w:lineRule="exact"/>
        <w:rPr>
          <w:rFonts w:ascii="DINOT-Extlight" w:hAnsi="DINOT-Extlight" w:cstheme="minorHAnsi"/>
          <w:sz w:val="20"/>
          <w:szCs w:val="20"/>
        </w:rPr>
      </w:pPr>
      <w:r w:rsidRPr="00BB6C2E">
        <w:rPr>
          <w:rFonts w:ascii="DINOT" w:hAnsi="DINOT" w:cstheme="minorHAnsi"/>
          <w:b/>
          <w:bCs/>
          <w:sz w:val="20"/>
          <w:szCs w:val="20"/>
        </w:rPr>
        <w:t>Do not add objects:</w:t>
      </w:r>
      <w:r w:rsidRPr="0014274B">
        <w:rPr>
          <w:rFonts w:asciiTheme="minorHAnsi" w:hAnsiTheme="minorHAnsi" w:cstheme="minorHAnsi"/>
          <w:sz w:val="24"/>
          <w:szCs w:val="24"/>
        </w:rPr>
        <w:t xml:space="preserve"> </w:t>
      </w:r>
      <w:r w:rsidR="00587A8C" w:rsidRPr="00BB6C2E">
        <w:rPr>
          <w:rFonts w:ascii="DINOT-Extlight" w:hAnsi="DINOT-Extlight" w:cstheme="minorHAnsi"/>
          <w:sz w:val="20"/>
          <w:szCs w:val="20"/>
        </w:rPr>
        <w:t>A</w:t>
      </w:r>
      <w:r w:rsidR="00F05852" w:rsidRPr="00BB6C2E">
        <w:rPr>
          <w:rFonts w:ascii="DINOT-Extlight" w:hAnsi="DINOT-Extlight" w:cstheme="minorHAnsi"/>
          <w:sz w:val="20"/>
          <w:szCs w:val="20"/>
        </w:rPr>
        <w:t xml:space="preserve">void </w:t>
      </w:r>
      <w:r w:rsidR="00587A8C" w:rsidRPr="00BB6C2E">
        <w:rPr>
          <w:rFonts w:ascii="DINOT-Extlight" w:hAnsi="DINOT-Extlight" w:cstheme="minorHAnsi"/>
          <w:sz w:val="20"/>
          <w:szCs w:val="20"/>
        </w:rPr>
        <w:t>adding other objects into the mixture</w:t>
      </w:r>
      <w:r w:rsidR="00F05852" w:rsidRPr="00BB6C2E">
        <w:rPr>
          <w:rFonts w:ascii="DINOT-Extlight" w:hAnsi="DINOT-Extlight" w:cstheme="minorHAnsi"/>
          <w:sz w:val="20"/>
          <w:szCs w:val="20"/>
        </w:rPr>
        <w:t xml:space="preserve"> inside the model</w:t>
      </w:r>
      <w:r w:rsidR="00587A8C" w:rsidRPr="00BB6C2E">
        <w:rPr>
          <w:rFonts w:ascii="DINOT-Extlight" w:hAnsi="DINOT-Extlight" w:cstheme="minorHAnsi"/>
          <w:sz w:val="20"/>
          <w:szCs w:val="20"/>
        </w:rPr>
        <w:t xml:space="preserve"> (</w:t>
      </w:r>
      <w:r w:rsidRPr="00BB6C2E">
        <w:rPr>
          <w:rFonts w:ascii="DINOT-Extlight" w:hAnsi="DINOT-Extlight" w:cstheme="minorHAnsi"/>
          <w:sz w:val="20"/>
          <w:szCs w:val="20"/>
        </w:rPr>
        <w:t xml:space="preserve">such as </w:t>
      </w:r>
      <w:r w:rsidR="0013785D" w:rsidRPr="00BB6C2E">
        <w:rPr>
          <w:rFonts w:ascii="DINOT-Extlight" w:hAnsi="DINOT-Extlight" w:cstheme="minorHAnsi"/>
          <w:sz w:val="20"/>
          <w:szCs w:val="20"/>
        </w:rPr>
        <w:t xml:space="preserve">a </w:t>
      </w:r>
      <w:r w:rsidR="00587A8C" w:rsidRPr="00BB6C2E">
        <w:rPr>
          <w:rFonts w:ascii="DINOT-Extlight" w:hAnsi="DINOT-Extlight" w:cstheme="minorHAnsi"/>
          <w:sz w:val="20"/>
          <w:szCs w:val="20"/>
        </w:rPr>
        <w:t xml:space="preserve">mixing container or stirrer), as it may </w:t>
      </w:r>
      <w:r w:rsidR="0013785D" w:rsidRPr="00BB6C2E">
        <w:rPr>
          <w:rFonts w:ascii="DINOT-Extlight" w:hAnsi="DINOT-Extlight" w:cstheme="minorHAnsi"/>
          <w:sz w:val="20"/>
          <w:szCs w:val="20"/>
        </w:rPr>
        <w:t xml:space="preserve">prevent </w:t>
      </w:r>
      <w:r w:rsidR="00F05852" w:rsidRPr="00BB6C2E">
        <w:rPr>
          <w:rFonts w:ascii="DINOT-Extlight" w:hAnsi="DINOT-Extlight" w:cstheme="minorHAnsi"/>
          <w:sz w:val="20"/>
          <w:szCs w:val="20"/>
        </w:rPr>
        <w:t xml:space="preserve">the </w:t>
      </w:r>
      <w:r w:rsidR="00587A8C" w:rsidRPr="00BB6C2E">
        <w:rPr>
          <w:rFonts w:ascii="DINOT-Extlight" w:hAnsi="DINOT-Extlight" w:cstheme="minorHAnsi"/>
          <w:sz w:val="20"/>
          <w:szCs w:val="20"/>
        </w:rPr>
        <w:t xml:space="preserve">equal </w:t>
      </w:r>
      <w:r w:rsidR="0013785D" w:rsidRPr="00BB6C2E">
        <w:rPr>
          <w:rFonts w:ascii="DINOT-Extlight" w:hAnsi="DINOT-Extlight" w:cstheme="minorHAnsi"/>
          <w:sz w:val="20"/>
          <w:szCs w:val="20"/>
        </w:rPr>
        <w:t xml:space="preserve">distribution and maximum adhesion </w:t>
      </w:r>
      <w:r w:rsidR="00587A8C" w:rsidRPr="00BB6C2E">
        <w:rPr>
          <w:rFonts w:ascii="DINOT-Extlight" w:hAnsi="DINOT-Extlight" w:cstheme="minorHAnsi"/>
          <w:sz w:val="20"/>
          <w:szCs w:val="20"/>
        </w:rPr>
        <w:t>of</w:t>
      </w:r>
      <w:r w:rsidR="00F05852" w:rsidRPr="00BB6C2E">
        <w:rPr>
          <w:rFonts w:ascii="DINOT-Extlight" w:hAnsi="DINOT-Extlight" w:cstheme="minorHAnsi"/>
          <w:sz w:val="20"/>
          <w:szCs w:val="20"/>
        </w:rPr>
        <w:t xml:space="preserve"> the </w:t>
      </w:r>
      <w:r w:rsidR="0013785D" w:rsidRPr="00BB6C2E">
        <w:rPr>
          <w:rFonts w:ascii="DINOT-Extlight" w:hAnsi="DINOT-Extlight" w:cstheme="minorHAnsi"/>
          <w:sz w:val="20"/>
          <w:szCs w:val="20"/>
        </w:rPr>
        <w:t>filling</w:t>
      </w:r>
      <w:r w:rsidRPr="00BB6C2E">
        <w:rPr>
          <w:rFonts w:ascii="DINOT-Extlight" w:hAnsi="DINOT-Extlight" w:cstheme="minorHAnsi"/>
          <w:sz w:val="20"/>
          <w:szCs w:val="20"/>
        </w:rPr>
        <w:t xml:space="preserve"> material</w:t>
      </w:r>
      <w:r w:rsidR="0013785D" w:rsidRPr="00BB6C2E">
        <w:rPr>
          <w:rFonts w:ascii="DINOT-Extlight" w:hAnsi="DINOT-Extlight" w:cstheme="minorHAnsi"/>
          <w:sz w:val="20"/>
          <w:szCs w:val="20"/>
        </w:rPr>
        <w:t xml:space="preserve"> </w:t>
      </w:r>
      <w:r w:rsidR="00587A8C" w:rsidRPr="00BB6C2E">
        <w:rPr>
          <w:rFonts w:ascii="DINOT-Extlight" w:hAnsi="DINOT-Extlight" w:cstheme="minorHAnsi"/>
          <w:sz w:val="20"/>
          <w:szCs w:val="20"/>
        </w:rPr>
        <w:t>inside the model</w:t>
      </w:r>
      <w:r w:rsidR="00F05852" w:rsidRPr="00BB6C2E">
        <w:rPr>
          <w:rFonts w:ascii="DINOT-Extlight" w:hAnsi="DINOT-Extlight" w:cstheme="minorHAnsi"/>
          <w:sz w:val="20"/>
          <w:szCs w:val="20"/>
        </w:rPr>
        <w:t>.</w:t>
      </w:r>
    </w:p>
    <w:p w14:paraId="09CC46D1" w14:textId="012DF4AF" w:rsidR="00F05852" w:rsidRPr="00BB6C2E" w:rsidRDefault="00F47E85" w:rsidP="00A026DB">
      <w:pPr>
        <w:pStyle w:val="ListParagraph"/>
        <w:numPr>
          <w:ilvl w:val="0"/>
          <w:numId w:val="10"/>
        </w:numPr>
        <w:spacing w:after="240" w:line="320" w:lineRule="exact"/>
        <w:rPr>
          <w:rFonts w:ascii="DINOT-Extlight" w:hAnsi="DINOT-Extlight" w:cstheme="minorHAnsi"/>
          <w:sz w:val="20"/>
          <w:szCs w:val="20"/>
        </w:rPr>
      </w:pPr>
      <w:r w:rsidRPr="00BB6C2E">
        <w:rPr>
          <w:rFonts w:ascii="DINOT" w:hAnsi="DINOT" w:cstheme="minorHAnsi"/>
          <w:b/>
          <w:bCs/>
          <w:sz w:val="20"/>
          <w:szCs w:val="20"/>
        </w:rPr>
        <w:t>Allow room for expansion:</w:t>
      </w:r>
      <w:r w:rsidRPr="00BB6C2E">
        <w:rPr>
          <w:rFonts w:asciiTheme="minorHAnsi" w:hAnsiTheme="minorHAnsi" w:cstheme="minorHAnsi"/>
          <w:sz w:val="20"/>
          <w:szCs w:val="20"/>
        </w:rPr>
        <w:t xml:space="preserve"> </w:t>
      </w:r>
      <w:r w:rsidRPr="00BB6C2E">
        <w:rPr>
          <w:rFonts w:ascii="DINOT-Extlight" w:hAnsi="DINOT-Extlight" w:cstheme="minorHAnsi"/>
          <w:sz w:val="20"/>
          <w:szCs w:val="20"/>
        </w:rPr>
        <w:t>Do</w:t>
      </w:r>
      <w:r w:rsidR="00587A8C" w:rsidRPr="00BB6C2E">
        <w:rPr>
          <w:rFonts w:ascii="DINOT-Extlight" w:hAnsi="DINOT-Extlight" w:cstheme="minorHAnsi"/>
          <w:sz w:val="20"/>
          <w:szCs w:val="20"/>
        </w:rPr>
        <w:t xml:space="preserve"> not</w:t>
      </w:r>
      <w:r w:rsidR="00F05852" w:rsidRPr="00BB6C2E">
        <w:rPr>
          <w:rFonts w:ascii="DINOT-Extlight" w:hAnsi="DINOT-Extlight" w:cstheme="minorHAnsi"/>
          <w:sz w:val="20"/>
          <w:szCs w:val="20"/>
        </w:rPr>
        <w:t xml:space="preserve"> pour material </w:t>
      </w:r>
      <w:r w:rsidR="00587A8C" w:rsidRPr="00BB6C2E">
        <w:rPr>
          <w:rFonts w:ascii="DINOT-Extlight" w:hAnsi="DINOT-Extlight" w:cstheme="minorHAnsi"/>
          <w:sz w:val="20"/>
          <w:szCs w:val="20"/>
        </w:rPr>
        <w:t>into small and</w:t>
      </w:r>
      <w:r w:rsidR="00F05852" w:rsidRPr="00BB6C2E">
        <w:rPr>
          <w:rFonts w:ascii="DINOT-Extlight" w:hAnsi="DINOT-Extlight" w:cstheme="minorHAnsi"/>
          <w:sz w:val="20"/>
          <w:szCs w:val="20"/>
        </w:rPr>
        <w:t xml:space="preserve"> confine</w:t>
      </w:r>
      <w:r w:rsidR="00587A8C" w:rsidRPr="00BB6C2E">
        <w:rPr>
          <w:rFonts w:ascii="DINOT-Extlight" w:hAnsi="DINOT-Extlight" w:cstheme="minorHAnsi"/>
          <w:sz w:val="20"/>
          <w:szCs w:val="20"/>
        </w:rPr>
        <w:t>d areas</w:t>
      </w:r>
      <w:r w:rsidR="0013785D" w:rsidRPr="00BB6C2E">
        <w:rPr>
          <w:rFonts w:ascii="DINOT-Extlight" w:hAnsi="DINOT-Extlight" w:cstheme="minorHAnsi"/>
          <w:sz w:val="20"/>
          <w:szCs w:val="20"/>
        </w:rPr>
        <w:t xml:space="preserve"> as this may create cracks in the model</w:t>
      </w:r>
      <w:r w:rsidRPr="00BB6C2E">
        <w:rPr>
          <w:rFonts w:ascii="DINOT-Extlight" w:hAnsi="DINOT-Extlight" w:cstheme="minorHAnsi"/>
          <w:sz w:val="20"/>
          <w:szCs w:val="20"/>
        </w:rPr>
        <w:t xml:space="preserve"> </w:t>
      </w:r>
      <w:r w:rsidR="0013785D" w:rsidRPr="00BB6C2E">
        <w:rPr>
          <w:rFonts w:ascii="DINOT-Extlight" w:hAnsi="DINOT-Extlight" w:cstheme="minorHAnsi"/>
          <w:sz w:val="20"/>
          <w:szCs w:val="20"/>
        </w:rPr>
        <w:t>when the e</w:t>
      </w:r>
      <w:r w:rsidR="00587A8C" w:rsidRPr="00BB6C2E">
        <w:rPr>
          <w:rFonts w:ascii="DINOT-Extlight" w:hAnsi="DINOT-Extlight" w:cstheme="minorHAnsi"/>
          <w:sz w:val="20"/>
          <w:szCs w:val="20"/>
        </w:rPr>
        <w:t>xp</w:t>
      </w:r>
      <w:r w:rsidR="0013785D" w:rsidRPr="00BB6C2E">
        <w:rPr>
          <w:rFonts w:ascii="DINOT-Extlight" w:hAnsi="DINOT-Extlight" w:cstheme="minorHAnsi"/>
          <w:sz w:val="20"/>
          <w:szCs w:val="20"/>
        </w:rPr>
        <w:t>a</w:t>
      </w:r>
      <w:r w:rsidR="00587A8C" w:rsidRPr="00BB6C2E">
        <w:rPr>
          <w:rFonts w:ascii="DINOT-Extlight" w:hAnsi="DINOT-Extlight" w:cstheme="minorHAnsi"/>
          <w:sz w:val="20"/>
          <w:szCs w:val="20"/>
        </w:rPr>
        <w:t>nd</w:t>
      </w:r>
      <w:r w:rsidR="0013785D" w:rsidRPr="00BB6C2E">
        <w:rPr>
          <w:rFonts w:ascii="DINOT-Extlight" w:hAnsi="DINOT-Extlight" w:cstheme="minorHAnsi"/>
          <w:sz w:val="20"/>
          <w:szCs w:val="20"/>
        </w:rPr>
        <w:t>a</w:t>
      </w:r>
      <w:r w:rsidR="00587A8C" w:rsidRPr="00BB6C2E">
        <w:rPr>
          <w:rFonts w:ascii="DINOT-Extlight" w:hAnsi="DINOT-Extlight" w:cstheme="minorHAnsi"/>
          <w:sz w:val="20"/>
          <w:szCs w:val="20"/>
        </w:rPr>
        <w:t>ble m</w:t>
      </w:r>
      <w:r w:rsidR="00F05852" w:rsidRPr="00BB6C2E">
        <w:rPr>
          <w:rFonts w:ascii="DINOT-Extlight" w:hAnsi="DINOT-Extlight" w:cstheme="minorHAnsi"/>
          <w:sz w:val="20"/>
          <w:szCs w:val="20"/>
        </w:rPr>
        <w:t>a</w:t>
      </w:r>
      <w:r w:rsidR="00587A8C" w:rsidRPr="00BB6C2E">
        <w:rPr>
          <w:rFonts w:ascii="DINOT-Extlight" w:hAnsi="DINOT-Extlight" w:cstheme="minorHAnsi"/>
          <w:sz w:val="20"/>
          <w:szCs w:val="20"/>
        </w:rPr>
        <w:t xml:space="preserve">terial </w:t>
      </w:r>
      <w:r w:rsidR="0013785D" w:rsidRPr="00BB6C2E">
        <w:rPr>
          <w:rFonts w:ascii="DINOT-Extlight" w:hAnsi="DINOT-Extlight" w:cstheme="minorHAnsi"/>
          <w:sz w:val="20"/>
          <w:szCs w:val="20"/>
        </w:rPr>
        <w:t xml:space="preserve">has </w:t>
      </w:r>
      <w:r w:rsidR="00C05E31" w:rsidRPr="00BB6C2E">
        <w:rPr>
          <w:rFonts w:ascii="DINOT-Extlight" w:hAnsi="DINOT-Extlight" w:cstheme="minorHAnsi"/>
          <w:sz w:val="20"/>
          <w:szCs w:val="20"/>
        </w:rPr>
        <w:t xml:space="preserve">no </w:t>
      </w:r>
      <w:r w:rsidR="0013785D" w:rsidRPr="00BB6C2E">
        <w:rPr>
          <w:rFonts w:ascii="DINOT-Extlight" w:hAnsi="DINOT-Extlight" w:cstheme="minorHAnsi"/>
          <w:sz w:val="20"/>
          <w:szCs w:val="20"/>
        </w:rPr>
        <w:t xml:space="preserve">more </w:t>
      </w:r>
      <w:r w:rsidR="00C05E31" w:rsidRPr="00BB6C2E">
        <w:rPr>
          <w:rFonts w:ascii="DINOT-Extlight" w:hAnsi="DINOT-Extlight" w:cstheme="minorHAnsi"/>
          <w:sz w:val="20"/>
          <w:szCs w:val="20"/>
        </w:rPr>
        <w:t>area</w:t>
      </w:r>
      <w:r w:rsidR="00587A8C" w:rsidRPr="00BB6C2E">
        <w:rPr>
          <w:rFonts w:ascii="DINOT-Extlight" w:hAnsi="DINOT-Extlight" w:cstheme="minorHAnsi"/>
          <w:sz w:val="20"/>
          <w:szCs w:val="20"/>
        </w:rPr>
        <w:t xml:space="preserve"> to expand</w:t>
      </w:r>
      <w:r w:rsidR="00E17D40" w:rsidRPr="00BB6C2E">
        <w:rPr>
          <w:rFonts w:ascii="DINOT-Extlight" w:hAnsi="DINOT-Extlight" w:cstheme="minorHAnsi"/>
          <w:sz w:val="20"/>
          <w:szCs w:val="20"/>
        </w:rPr>
        <w:t xml:space="preserve">. </w:t>
      </w:r>
      <w:r w:rsidR="00F05852" w:rsidRPr="00BB6C2E">
        <w:rPr>
          <w:rFonts w:ascii="DINOT-Extlight" w:hAnsi="DINOT-Extlight" w:cstheme="minorHAnsi"/>
          <w:sz w:val="20"/>
          <w:szCs w:val="20"/>
        </w:rPr>
        <w:t xml:space="preserve">Always make sure that the material has a </w:t>
      </w:r>
      <w:r w:rsidR="00614BD2" w:rsidRPr="00BB6C2E">
        <w:rPr>
          <w:rFonts w:ascii="DINOT-Extlight" w:hAnsi="DINOT-Extlight" w:cstheme="minorHAnsi"/>
          <w:sz w:val="20"/>
          <w:szCs w:val="20"/>
        </w:rPr>
        <w:t>room</w:t>
      </w:r>
      <w:r w:rsidR="00F05852" w:rsidRPr="00BB6C2E">
        <w:rPr>
          <w:rFonts w:ascii="DINOT-Extlight" w:hAnsi="DINOT-Extlight" w:cstheme="minorHAnsi"/>
          <w:sz w:val="20"/>
          <w:szCs w:val="20"/>
        </w:rPr>
        <w:t xml:space="preserve"> to expand </w:t>
      </w:r>
      <w:r w:rsidR="0013785D" w:rsidRPr="00BB6C2E">
        <w:rPr>
          <w:rFonts w:ascii="DINOT-Extlight" w:hAnsi="DINOT-Extlight" w:cstheme="minorHAnsi"/>
          <w:sz w:val="20"/>
          <w:szCs w:val="20"/>
        </w:rPr>
        <w:t xml:space="preserve">whether inside or outside the model. Any excess material outside </w:t>
      </w:r>
      <w:r w:rsidR="00F05852" w:rsidRPr="00BB6C2E">
        <w:rPr>
          <w:rFonts w:ascii="DINOT-Extlight" w:hAnsi="DINOT-Extlight" w:cstheme="minorHAnsi"/>
          <w:sz w:val="20"/>
          <w:szCs w:val="20"/>
        </w:rPr>
        <w:t>the model</w:t>
      </w:r>
      <w:r w:rsidRPr="00BB6C2E">
        <w:rPr>
          <w:rFonts w:ascii="DINOT-Extlight" w:hAnsi="DINOT-Extlight" w:cstheme="minorHAnsi"/>
          <w:sz w:val="20"/>
          <w:szCs w:val="20"/>
        </w:rPr>
        <w:t xml:space="preserve"> </w:t>
      </w:r>
      <w:r w:rsidR="0013785D" w:rsidRPr="00BB6C2E">
        <w:rPr>
          <w:rFonts w:ascii="DINOT-Extlight" w:hAnsi="DINOT-Extlight" w:cstheme="minorHAnsi"/>
          <w:sz w:val="20"/>
          <w:szCs w:val="20"/>
        </w:rPr>
        <w:t>can be removed (cut)</w:t>
      </w:r>
      <w:r w:rsidR="00F05852" w:rsidRPr="00BB6C2E">
        <w:rPr>
          <w:rFonts w:ascii="DINOT-Extlight" w:hAnsi="DINOT-Extlight" w:cstheme="minorHAnsi"/>
          <w:sz w:val="20"/>
          <w:szCs w:val="20"/>
        </w:rPr>
        <w:t xml:space="preserve"> afterwards.</w:t>
      </w:r>
    </w:p>
    <w:p w14:paraId="7CC57126" w14:textId="0AE765AC" w:rsidR="00F47E85" w:rsidRPr="00BB6C2E" w:rsidRDefault="00F47E85" w:rsidP="00A026DB">
      <w:pPr>
        <w:pStyle w:val="ListParagraph"/>
        <w:numPr>
          <w:ilvl w:val="0"/>
          <w:numId w:val="10"/>
        </w:numPr>
        <w:spacing w:line="320" w:lineRule="exact"/>
        <w:rPr>
          <w:rFonts w:ascii="DINOT-Extlight" w:hAnsi="DINOT-Extlight" w:cstheme="minorHAnsi"/>
          <w:sz w:val="20"/>
          <w:szCs w:val="20"/>
        </w:rPr>
      </w:pPr>
      <w:r w:rsidRPr="00BB6C2E">
        <w:rPr>
          <w:rFonts w:ascii="DINOT" w:hAnsi="DINOT" w:cstheme="minorHAnsi"/>
          <w:b/>
          <w:bCs/>
          <w:sz w:val="20"/>
          <w:szCs w:val="20"/>
        </w:rPr>
        <w:t>Filling broad spaces:</w:t>
      </w:r>
      <w:r w:rsidRPr="0014274B">
        <w:rPr>
          <w:rFonts w:asciiTheme="minorHAnsi" w:hAnsiTheme="minorHAnsi" w:cstheme="minorHAnsi"/>
          <w:sz w:val="24"/>
          <w:szCs w:val="24"/>
        </w:rPr>
        <w:t xml:space="preserve"> </w:t>
      </w:r>
      <w:r w:rsidR="00C05E31" w:rsidRPr="00BB6C2E">
        <w:rPr>
          <w:rFonts w:ascii="DINOT-Extlight" w:hAnsi="DINOT-Extlight" w:cstheme="minorHAnsi"/>
          <w:sz w:val="20"/>
          <w:szCs w:val="20"/>
        </w:rPr>
        <w:t xml:space="preserve">In broad spaces of the model, a lower density material can be </w:t>
      </w:r>
      <w:r w:rsidR="0013785D" w:rsidRPr="00BB6C2E">
        <w:rPr>
          <w:rFonts w:ascii="DINOT-Extlight" w:hAnsi="DINOT-Extlight" w:cstheme="minorHAnsi"/>
          <w:sz w:val="20"/>
          <w:szCs w:val="20"/>
        </w:rPr>
        <w:t xml:space="preserve">used </w:t>
      </w:r>
      <w:r w:rsidR="00C05E31" w:rsidRPr="00BB6C2E">
        <w:rPr>
          <w:rFonts w:ascii="DINOT-Extlight" w:hAnsi="DINOT-Extlight" w:cstheme="minorHAnsi"/>
          <w:sz w:val="20"/>
          <w:szCs w:val="20"/>
        </w:rPr>
        <w:t>(18-30 times volumetric expansion</w:t>
      </w:r>
      <w:r w:rsidRPr="00BB6C2E">
        <w:rPr>
          <w:rFonts w:ascii="DINOT-Extlight" w:hAnsi="DINOT-Extlight" w:cstheme="minorHAnsi"/>
          <w:sz w:val="20"/>
          <w:szCs w:val="20"/>
        </w:rPr>
        <w:t xml:space="preserve">). </w:t>
      </w:r>
    </w:p>
    <w:p w14:paraId="0E7D1079" w14:textId="311F217C" w:rsidR="002D7F2A" w:rsidRPr="002D7F2A" w:rsidRDefault="00F47E85" w:rsidP="00A026DB">
      <w:pPr>
        <w:pStyle w:val="ListParagraph"/>
        <w:numPr>
          <w:ilvl w:val="0"/>
          <w:numId w:val="10"/>
        </w:numPr>
        <w:spacing w:line="320" w:lineRule="exact"/>
        <w:rPr>
          <w:rFonts w:asciiTheme="minorHAnsi" w:hAnsiTheme="minorHAnsi" w:cstheme="minorHAnsi"/>
          <w:sz w:val="24"/>
          <w:szCs w:val="24"/>
        </w:rPr>
      </w:pPr>
      <w:r w:rsidRPr="00BB6C2E">
        <w:rPr>
          <w:rFonts w:ascii="DINOT" w:hAnsi="DINOT" w:cstheme="minorHAnsi"/>
          <w:b/>
          <w:bCs/>
          <w:sz w:val="20"/>
          <w:szCs w:val="20"/>
        </w:rPr>
        <w:t>Filling confined or weaker spaces:</w:t>
      </w:r>
      <w:r w:rsidRPr="00983D28">
        <w:rPr>
          <w:rFonts w:asciiTheme="minorHAnsi" w:hAnsiTheme="minorHAnsi" w:cstheme="minorHAnsi"/>
          <w:sz w:val="24"/>
          <w:szCs w:val="24"/>
        </w:rPr>
        <w:t xml:space="preserve"> </w:t>
      </w:r>
      <w:r w:rsidRPr="00BB6C2E">
        <w:rPr>
          <w:rFonts w:ascii="DINOT-Extlight" w:hAnsi="DINOT-Extlight" w:cstheme="minorHAnsi"/>
          <w:sz w:val="20"/>
          <w:szCs w:val="20"/>
        </w:rPr>
        <w:t xml:space="preserve">Weaker parts of the model </w:t>
      </w:r>
      <w:r w:rsidR="0013785D" w:rsidRPr="00BB6C2E">
        <w:rPr>
          <w:rFonts w:ascii="DINOT-Extlight" w:hAnsi="DINOT-Extlight" w:cstheme="minorHAnsi"/>
          <w:sz w:val="20"/>
          <w:szCs w:val="20"/>
        </w:rPr>
        <w:t xml:space="preserve">such </w:t>
      </w:r>
      <w:r w:rsidR="00F05852" w:rsidRPr="00BB6C2E">
        <w:rPr>
          <w:rFonts w:ascii="DINOT-Extlight" w:hAnsi="DINOT-Extlight" w:cstheme="minorHAnsi"/>
          <w:sz w:val="20"/>
          <w:szCs w:val="20"/>
        </w:rPr>
        <w:t>as small area</w:t>
      </w:r>
      <w:r w:rsidR="00550150" w:rsidRPr="00BB6C2E">
        <w:rPr>
          <w:rFonts w:ascii="DINOT-Extlight" w:hAnsi="DINOT-Extlight" w:cstheme="minorHAnsi"/>
          <w:sz w:val="20"/>
          <w:szCs w:val="20"/>
        </w:rPr>
        <w:t>s</w:t>
      </w:r>
      <w:r w:rsidR="00F05852" w:rsidRPr="00BB6C2E">
        <w:rPr>
          <w:rFonts w:ascii="DINOT-Extlight" w:hAnsi="DINOT-Extlight" w:cstheme="minorHAnsi"/>
          <w:sz w:val="20"/>
          <w:szCs w:val="20"/>
        </w:rPr>
        <w:t>, area</w:t>
      </w:r>
      <w:r w:rsidR="00550150" w:rsidRPr="00BB6C2E">
        <w:rPr>
          <w:rFonts w:ascii="DINOT-Extlight" w:hAnsi="DINOT-Extlight" w:cstheme="minorHAnsi"/>
          <w:sz w:val="20"/>
          <w:szCs w:val="20"/>
        </w:rPr>
        <w:t>s</w:t>
      </w:r>
      <w:r w:rsidR="00F05852" w:rsidRPr="00BB6C2E">
        <w:rPr>
          <w:rFonts w:ascii="DINOT-Extlight" w:hAnsi="DINOT-Extlight" w:cstheme="minorHAnsi"/>
          <w:sz w:val="20"/>
          <w:szCs w:val="20"/>
        </w:rPr>
        <w:t xml:space="preserve"> that carr</w:t>
      </w:r>
      <w:r w:rsidR="00550150" w:rsidRPr="00BB6C2E">
        <w:rPr>
          <w:rFonts w:ascii="DINOT-Extlight" w:hAnsi="DINOT-Extlight" w:cstheme="minorHAnsi"/>
          <w:sz w:val="20"/>
          <w:szCs w:val="20"/>
        </w:rPr>
        <w:t>y</w:t>
      </w:r>
      <w:r w:rsidR="00F05852" w:rsidRPr="00BB6C2E">
        <w:rPr>
          <w:rFonts w:ascii="DINOT-Extlight" w:hAnsi="DINOT-Extlight" w:cstheme="minorHAnsi"/>
          <w:sz w:val="20"/>
          <w:szCs w:val="20"/>
        </w:rPr>
        <w:t xml:space="preserve"> </w:t>
      </w:r>
      <w:r w:rsidR="00C05E31" w:rsidRPr="00BB6C2E">
        <w:rPr>
          <w:rFonts w:ascii="DINOT-Extlight" w:hAnsi="DINOT-Extlight" w:cstheme="minorHAnsi"/>
          <w:sz w:val="20"/>
          <w:szCs w:val="20"/>
        </w:rPr>
        <w:t>a lot of weight, or</w:t>
      </w:r>
      <w:r w:rsidR="00F05852" w:rsidRPr="00BB6C2E">
        <w:rPr>
          <w:rFonts w:ascii="DINOT-Extlight" w:hAnsi="DINOT-Extlight" w:cstheme="minorHAnsi"/>
          <w:sz w:val="20"/>
          <w:szCs w:val="20"/>
        </w:rPr>
        <w:t xml:space="preserve"> </w:t>
      </w:r>
      <w:r w:rsidR="00C05E31" w:rsidRPr="00BB6C2E">
        <w:rPr>
          <w:rFonts w:ascii="DINOT-Extlight" w:hAnsi="DINOT-Extlight" w:cstheme="minorHAnsi"/>
          <w:sz w:val="20"/>
          <w:szCs w:val="20"/>
        </w:rPr>
        <w:t xml:space="preserve">areas that </w:t>
      </w:r>
      <w:r w:rsidRPr="00BB6C2E">
        <w:rPr>
          <w:rFonts w:ascii="DINOT-Extlight" w:hAnsi="DINOT-Extlight" w:cstheme="minorHAnsi"/>
          <w:sz w:val="20"/>
          <w:szCs w:val="20"/>
        </w:rPr>
        <w:t xml:space="preserve">serve as </w:t>
      </w:r>
      <w:r w:rsidR="00C05E31" w:rsidRPr="00BB6C2E">
        <w:rPr>
          <w:rFonts w:ascii="DINOT-Extlight" w:hAnsi="DINOT-Extlight" w:cstheme="minorHAnsi"/>
          <w:sz w:val="20"/>
          <w:szCs w:val="20"/>
        </w:rPr>
        <w:t>connection</w:t>
      </w:r>
      <w:r w:rsidR="00F05852" w:rsidRPr="00BB6C2E">
        <w:rPr>
          <w:rFonts w:ascii="DINOT-Extlight" w:hAnsi="DINOT-Extlight" w:cstheme="minorHAnsi"/>
          <w:sz w:val="20"/>
          <w:szCs w:val="20"/>
        </w:rPr>
        <w:t xml:space="preserve"> </w:t>
      </w:r>
      <w:r w:rsidRPr="00BB6C2E">
        <w:rPr>
          <w:rFonts w:ascii="DINOT-Extlight" w:hAnsi="DINOT-Extlight" w:cstheme="minorHAnsi"/>
          <w:sz w:val="20"/>
          <w:szCs w:val="20"/>
        </w:rPr>
        <w:t xml:space="preserve">between </w:t>
      </w:r>
      <w:r w:rsidR="00F05852" w:rsidRPr="00BB6C2E">
        <w:rPr>
          <w:rFonts w:ascii="DINOT-Extlight" w:hAnsi="DINOT-Extlight" w:cstheme="minorHAnsi"/>
          <w:sz w:val="20"/>
          <w:szCs w:val="20"/>
        </w:rPr>
        <w:t xml:space="preserve">two parts, </w:t>
      </w:r>
      <w:r w:rsidRPr="00BB6C2E">
        <w:rPr>
          <w:rFonts w:ascii="DINOT-Extlight" w:hAnsi="DINOT-Extlight" w:cstheme="minorHAnsi"/>
          <w:sz w:val="20"/>
          <w:szCs w:val="20"/>
        </w:rPr>
        <w:t>should be filled with a higher</w:t>
      </w:r>
      <w:r w:rsidR="00F05852" w:rsidRPr="00BB6C2E">
        <w:rPr>
          <w:rFonts w:ascii="DINOT-Extlight" w:hAnsi="DINOT-Extlight" w:cstheme="minorHAnsi"/>
          <w:sz w:val="20"/>
          <w:szCs w:val="20"/>
        </w:rPr>
        <w:t xml:space="preserve"> dens</w:t>
      </w:r>
      <w:r w:rsidRPr="00BB6C2E">
        <w:rPr>
          <w:rFonts w:ascii="DINOT-Extlight" w:hAnsi="DINOT-Extlight" w:cstheme="minorHAnsi"/>
          <w:sz w:val="20"/>
          <w:szCs w:val="20"/>
        </w:rPr>
        <w:t>ity</w:t>
      </w:r>
      <w:r w:rsidR="00F05852" w:rsidRPr="00BB6C2E">
        <w:rPr>
          <w:rFonts w:ascii="DINOT-Extlight" w:hAnsi="DINOT-Extlight" w:cstheme="minorHAnsi"/>
          <w:sz w:val="20"/>
          <w:szCs w:val="20"/>
        </w:rPr>
        <w:t xml:space="preserve"> foam</w:t>
      </w:r>
      <w:r w:rsidRPr="00BB6C2E">
        <w:rPr>
          <w:rFonts w:ascii="DINOT-Extlight" w:hAnsi="DINOT-Extlight" w:cstheme="minorHAnsi"/>
          <w:sz w:val="20"/>
          <w:szCs w:val="20"/>
        </w:rPr>
        <w:t xml:space="preserve"> to give the needed strength to the area</w:t>
      </w:r>
      <w:r w:rsidR="00F05852" w:rsidRPr="00BB6C2E">
        <w:rPr>
          <w:rFonts w:ascii="DINOT-Extlight" w:hAnsi="DINOT-Extlight" w:cstheme="minorHAnsi"/>
          <w:sz w:val="20"/>
          <w:szCs w:val="20"/>
        </w:rPr>
        <w:t xml:space="preserve"> (approximately 10-8 times volumetric expansion)</w:t>
      </w:r>
      <w:r w:rsidRPr="00BB6C2E">
        <w:rPr>
          <w:rFonts w:ascii="DINOT-Extlight" w:hAnsi="DINOT-Extlight" w:cstheme="minorHAnsi"/>
          <w:sz w:val="20"/>
          <w:szCs w:val="20"/>
        </w:rPr>
        <w:t>.</w:t>
      </w:r>
      <w:r w:rsidR="002F7955" w:rsidRPr="00BB6C2E">
        <w:rPr>
          <w:rFonts w:ascii="DINOT-Extlight" w:hAnsi="DINOT-Extlight" w:cstheme="minorHAnsi"/>
          <w:sz w:val="20"/>
          <w:szCs w:val="20"/>
        </w:rPr>
        <w:t xml:space="preserve"> </w:t>
      </w:r>
      <w:r w:rsidR="002F7955" w:rsidRPr="00BB6C2E">
        <w:rPr>
          <w:rFonts w:ascii="DINOT-Extlight" w:hAnsi="DINOT-Extlight" w:cstheme="minorHAnsi"/>
          <w:i/>
          <w:iCs/>
          <w:sz w:val="20"/>
          <w:szCs w:val="20"/>
        </w:rPr>
        <w:t xml:space="preserve">See </w:t>
      </w:r>
      <w:r w:rsidR="0083017F">
        <w:rPr>
          <w:rFonts w:ascii="DINOT-Extlight" w:hAnsi="DINOT-Extlight" w:cstheme="minorHAnsi"/>
          <w:i/>
          <w:iCs/>
          <w:sz w:val="20"/>
          <w:szCs w:val="20"/>
        </w:rPr>
        <w:t>f</w:t>
      </w:r>
      <w:r w:rsidR="00130D03" w:rsidRPr="00BB6C2E">
        <w:rPr>
          <w:rFonts w:ascii="DINOT-Extlight" w:hAnsi="DINOT-Extlight" w:cstheme="minorHAnsi"/>
          <w:i/>
          <w:iCs/>
          <w:sz w:val="20"/>
          <w:szCs w:val="20"/>
        </w:rPr>
        <w:t>igure 5</w:t>
      </w:r>
      <w:r w:rsidRPr="00BB6C2E">
        <w:rPr>
          <w:rFonts w:ascii="DINOT-Extlight" w:hAnsi="DINOT-Extlight" w:cstheme="minorHAnsi"/>
          <w:i/>
          <w:iCs/>
          <w:sz w:val="20"/>
          <w:szCs w:val="20"/>
        </w:rPr>
        <w:t>.</w:t>
      </w:r>
    </w:p>
    <w:p w14:paraId="55ACAF33" w14:textId="5C2BB9C6" w:rsidR="002D7F2A" w:rsidRDefault="00E22ED4" w:rsidP="00E22ED4">
      <w:pPr>
        <w:rPr>
          <w:rFonts w:ascii="DINOT-Extlight" w:hAnsi="DINOT-Extlight" w:cstheme="minorHAnsi"/>
          <w:sz w:val="20"/>
          <w:szCs w:val="20"/>
        </w:rPr>
      </w:pPr>
      <w:r w:rsidRPr="002D7F2A">
        <w:rPr>
          <w:rFonts w:ascii="DINOT-Extlight" w:hAnsi="DINOT-Extlight" w:cstheme="minorHAnsi"/>
          <w:noProof/>
          <w:sz w:val="20"/>
          <w:szCs w:val="20"/>
        </w:rPr>
        <w:drawing>
          <wp:anchor distT="0" distB="0" distL="114300" distR="114300" simplePos="0" relativeHeight="251734016" behindDoc="1" locked="0" layoutInCell="1" allowOverlap="1" wp14:anchorId="1B458D0A" wp14:editId="5D3F6E9A">
            <wp:simplePos x="0" y="0"/>
            <wp:positionH relativeFrom="page">
              <wp:posOffset>4979035</wp:posOffset>
            </wp:positionH>
            <wp:positionV relativeFrom="paragraph">
              <wp:posOffset>1156970</wp:posOffset>
            </wp:positionV>
            <wp:extent cx="2162175" cy="1152525"/>
            <wp:effectExtent l="0" t="0" r="9525"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tro11.jpg"/>
                    <pic:cNvPicPr/>
                  </pic:nvPicPr>
                  <pic:blipFill rotWithShape="1">
                    <a:blip r:embed="rId27" cstate="print">
                      <a:extLst>
                        <a:ext uri="{28A0092B-C50C-407E-A947-70E740481C1C}">
                          <a14:useLocalDpi xmlns:a14="http://schemas.microsoft.com/office/drawing/2010/main" val="0"/>
                        </a:ext>
                      </a:extLst>
                    </a:blip>
                    <a:srcRect l="53468" t="40923" b="10071"/>
                    <a:stretch/>
                  </pic:blipFill>
                  <pic:spPr bwMode="auto">
                    <a:xfrm>
                      <a:off x="0" y="0"/>
                      <a:ext cx="216217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3975F" w14:textId="28692E46" w:rsidR="00E22ED4" w:rsidRPr="00E22ED4" w:rsidRDefault="00E22ED4" w:rsidP="00E22ED4">
      <w:pPr>
        <w:rPr>
          <w:rFonts w:ascii="DINOT-Extlight" w:hAnsi="DINOT-Extlight" w:cstheme="minorHAnsi"/>
          <w:sz w:val="20"/>
          <w:szCs w:val="20"/>
        </w:rPr>
        <w:sectPr w:rsidR="00E22ED4" w:rsidRPr="00E22ED4" w:rsidSect="00E65A00">
          <w:pgSz w:w="11906" w:h="16838" w:code="9"/>
          <w:pgMar w:top="2448" w:right="1008" w:bottom="1440" w:left="4320" w:header="864" w:footer="288" w:gutter="0"/>
          <w:cols w:space="720"/>
          <w:docGrid w:linePitch="360"/>
        </w:sectPr>
      </w:pPr>
      <w:r w:rsidRPr="002D7F2A">
        <w:rPr>
          <w:rFonts w:ascii="DINOT" w:hAnsi="DINOT" w:cs="Times New Roman"/>
          <w:noProof/>
          <w:sz w:val="22"/>
          <w:lang w:bidi="ar-SA"/>
        </w:rPr>
        <w:drawing>
          <wp:anchor distT="0" distB="0" distL="114300" distR="114300" simplePos="0" relativeHeight="251702272" behindDoc="1" locked="0" layoutInCell="1" allowOverlap="1" wp14:anchorId="435587E8" wp14:editId="00A0630B">
            <wp:simplePos x="0" y="0"/>
            <wp:positionH relativeFrom="margin">
              <wp:posOffset>-434340</wp:posOffset>
            </wp:positionH>
            <wp:positionV relativeFrom="paragraph">
              <wp:posOffset>387350</wp:posOffset>
            </wp:positionV>
            <wp:extent cx="1610995" cy="2305050"/>
            <wp:effectExtent l="0" t="0" r="825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tro11.jpg"/>
                    <pic:cNvPicPr/>
                  </pic:nvPicPr>
                  <pic:blipFill rotWithShape="1">
                    <a:blip r:embed="rId28" cstate="print">
                      <a:extLst>
                        <a:ext uri="{28A0092B-C50C-407E-A947-70E740481C1C}">
                          <a14:useLocalDpi xmlns:a14="http://schemas.microsoft.com/office/drawing/2010/main" val="0"/>
                        </a:ext>
                      </a:extLst>
                    </a:blip>
                    <a:srcRect r="64620"/>
                    <a:stretch/>
                  </pic:blipFill>
                  <pic:spPr bwMode="auto">
                    <a:xfrm>
                      <a:off x="0" y="0"/>
                      <a:ext cx="1610995"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DINOT-Extlight" w:hAnsi="DINOT-Extlight" w:cstheme="minorHAnsi"/>
          <w:noProof/>
          <w:sz w:val="20"/>
          <w:szCs w:val="20"/>
        </w:rPr>
        <mc:AlternateContent>
          <mc:Choice Requires="wpg">
            <w:drawing>
              <wp:anchor distT="0" distB="0" distL="114300" distR="114300" simplePos="0" relativeHeight="251653119" behindDoc="0" locked="0" layoutInCell="1" allowOverlap="1" wp14:anchorId="5C27F5E2" wp14:editId="66210C4B">
                <wp:simplePos x="0" y="0"/>
                <wp:positionH relativeFrom="column">
                  <wp:posOffset>1057275</wp:posOffset>
                </wp:positionH>
                <wp:positionV relativeFrom="paragraph">
                  <wp:posOffset>492125</wp:posOffset>
                </wp:positionV>
                <wp:extent cx="1205865" cy="2228850"/>
                <wp:effectExtent l="0" t="0" r="0" b="0"/>
                <wp:wrapNone/>
                <wp:docPr id="6" name="Group 6"/>
                <wp:cNvGraphicFramePr/>
                <a:graphic xmlns:a="http://schemas.openxmlformats.org/drawingml/2006/main">
                  <a:graphicData uri="http://schemas.microsoft.com/office/word/2010/wordprocessingGroup">
                    <wpg:wgp>
                      <wpg:cNvGrpSpPr/>
                      <wpg:grpSpPr>
                        <a:xfrm>
                          <a:off x="0" y="0"/>
                          <a:ext cx="1205865" cy="2228850"/>
                          <a:chOff x="0" y="0"/>
                          <a:chExt cx="986790" cy="1876425"/>
                        </a:xfrm>
                      </wpg:grpSpPr>
                      <pic:pic xmlns:pic="http://schemas.openxmlformats.org/drawingml/2006/picture">
                        <pic:nvPicPr>
                          <pic:cNvPr id="71" name="Picture 71"/>
                          <pic:cNvPicPr>
                            <a:picLocks noChangeAspect="1"/>
                          </pic:cNvPicPr>
                        </pic:nvPicPr>
                        <pic:blipFill rotWithShape="1">
                          <a:blip r:embed="rId29" cstate="print">
                            <a:extLst>
                              <a:ext uri="{28A0092B-C50C-407E-A947-70E740481C1C}">
                                <a14:useLocalDpi xmlns:a14="http://schemas.microsoft.com/office/drawing/2010/main" val="0"/>
                              </a:ext>
                            </a:extLst>
                          </a:blip>
                          <a:srcRect l="36083" t="-1" r="35538" b="-6601"/>
                          <a:stretch/>
                        </pic:blipFill>
                        <pic:spPr bwMode="auto">
                          <a:xfrm>
                            <a:off x="0" y="0"/>
                            <a:ext cx="986790" cy="1876425"/>
                          </a:xfrm>
                          <a:prstGeom prst="rect">
                            <a:avLst/>
                          </a:prstGeom>
                          <a:ln>
                            <a:noFill/>
                          </a:ln>
                          <a:extLst>
                            <a:ext uri="{53640926-AAD7-44D8-BBD7-CCE9431645EC}">
                              <a14:shadowObscured xmlns:a14="http://schemas.microsoft.com/office/drawing/2010/main"/>
                            </a:ext>
                          </a:extLst>
                        </pic:spPr>
                      </pic:pic>
                      <wps:wsp>
                        <wps:cNvPr id="72" name="Rectangle 72"/>
                        <wps:cNvSpPr/>
                        <wps:spPr>
                          <a:xfrm>
                            <a:off x="600075" y="809625"/>
                            <a:ext cx="386715" cy="755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C29E6" id="Group 6" o:spid="_x0000_s1026" style="position:absolute;margin-left:83.25pt;margin-top:38.75pt;width:94.95pt;height:175.5pt;z-index:251653119;mso-width-relative:margin;mso-height-relative:margin" coordsize="9867,18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&#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width:9867;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">
                  <v:imagedata r:id="rId30" o:title="" croptop="-1f" cropbottom="-4326f" cropleft="23647f" cropright="23290f"/>
                </v:shape>
                <v:rect id="Rectangle 72" o:spid="_x0000_s1028" style="position:absolute;left:6000;top:8096;width:3867;height:7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" fillcolor="white [3212]" stroked="f" strokeweight="1pt"/>
              </v:group>
            </w:pict>
          </mc:Fallback>
        </mc:AlternateContent>
      </w:r>
      <w:r w:rsidRPr="002D7F2A">
        <w:rPr>
          <w:noProof/>
        </w:rPr>
        <mc:AlternateContent>
          <mc:Choice Requires="wps">
            <w:drawing>
              <wp:anchor distT="0" distB="0" distL="114300" distR="114300" simplePos="0" relativeHeight="251736064" behindDoc="0" locked="1" layoutInCell="1" allowOverlap="1" wp14:anchorId="1918E5ED" wp14:editId="353BF330">
                <wp:simplePos x="0" y="0"/>
                <wp:positionH relativeFrom="column">
                  <wp:posOffset>38100</wp:posOffset>
                </wp:positionH>
                <wp:positionV relativeFrom="margin">
                  <wp:posOffset>5634355</wp:posOffset>
                </wp:positionV>
                <wp:extent cx="1197610" cy="4292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4C392BB7" w14:textId="77777777" w:rsidR="00E22ED4" w:rsidRPr="0009634D" w:rsidRDefault="00E22ED4" w:rsidP="00E22ED4">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18E5ED" id="Text Box 67" o:spid="_x0000_s1038" type="#_x0000_t202" style="position:absolute;left:0;text-align:left;margin-left:3pt;margin-top:443.65pt;width:94.3pt;height:3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" filled="f" stroked="f" strokeweight=".5pt">
                <v:textbox style="mso-fit-shape-to-text:t">
                  <w:txbxContent>
                    <w:p w14:paraId="4C392BB7" w14:textId="77777777" w:rsidR="00E22ED4" w:rsidRPr="0009634D" w:rsidRDefault="00E22ED4" w:rsidP="00E22ED4">
                      <w:pPr>
                        <w:bidi/>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5</w:t>
                      </w:r>
                    </w:p>
                  </w:txbxContent>
                </v:textbox>
                <w10:wrap anchory="margin"/>
                <w10:anchorlock/>
              </v:shape>
            </w:pict>
          </mc:Fallback>
        </mc:AlternateContent>
      </w:r>
    </w:p>
    <w:p w14:paraId="7BED982A" w14:textId="6E68A58D" w:rsidR="003A6E72" w:rsidRPr="002D7F2A" w:rsidDel="005B6B98" w:rsidRDefault="003A6E72" w:rsidP="00DD269D">
      <w:pPr>
        <w:pStyle w:val="Heading3"/>
        <w:spacing w:before="120"/>
        <w:rPr>
          <w:del w:id="85" w:author="Sharon Rothschild" w:date="2017-11-20T09:14:00Z"/>
        </w:rPr>
      </w:pPr>
      <w:bookmarkStart w:id="86" w:name="_Toc496518145"/>
    </w:p>
    <w:p w14:paraId="64F378AB" w14:textId="78EC0B15" w:rsidR="00F05852" w:rsidRPr="002D7F2A" w:rsidRDefault="00F47E85" w:rsidP="00DD269D">
      <w:pPr>
        <w:pStyle w:val="Heading3"/>
        <w:spacing w:before="120"/>
      </w:pPr>
      <w:r w:rsidRPr="002D7F2A">
        <w:t>Proper order of</w:t>
      </w:r>
      <w:r w:rsidR="00F05852" w:rsidRPr="002D7F2A">
        <w:t xml:space="preserve"> assembly</w:t>
      </w:r>
      <w:bookmarkEnd w:id="86"/>
    </w:p>
    <w:p w14:paraId="6B692A3C" w14:textId="11BD9F30" w:rsidR="00F85B23" w:rsidRPr="002D7F2A" w:rsidRDefault="00F47E85" w:rsidP="002D7F2A">
      <w:pPr>
        <w:spacing w:line="320" w:lineRule="exact"/>
        <w:ind w:left="0"/>
        <w:rPr>
          <w:rFonts w:ascii="DINOT-Extlight" w:hAnsi="DINOT-Extlight" w:cstheme="minorHAnsi"/>
          <w:sz w:val="20"/>
          <w:szCs w:val="20"/>
        </w:rPr>
      </w:pPr>
      <w:r w:rsidRPr="002D7F2A">
        <w:rPr>
          <w:rFonts w:ascii="DINOT-Extlight" w:hAnsi="DINOT-Extlight" w:cstheme="minorHAnsi"/>
          <w:sz w:val="20"/>
          <w:szCs w:val="20"/>
        </w:rPr>
        <w:t>When</w:t>
      </w:r>
      <w:r w:rsidR="00130D03" w:rsidRPr="002D7F2A">
        <w:rPr>
          <w:rFonts w:ascii="DINOT-Extlight" w:hAnsi="DINOT-Extlight" w:cstheme="minorHAnsi"/>
          <w:sz w:val="20"/>
          <w:szCs w:val="20"/>
        </w:rPr>
        <w:t xml:space="preserve"> </w:t>
      </w:r>
      <w:r w:rsidR="00753061" w:rsidRPr="002D7F2A">
        <w:rPr>
          <w:rFonts w:ascii="DINOT-Extlight" w:hAnsi="DINOT-Extlight" w:cstheme="minorHAnsi"/>
          <w:sz w:val="20"/>
          <w:szCs w:val="20"/>
        </w:rPr>
        <w:t>a model consist</w:t>
      </w:r>
      <w:r w:rsidRPr="002D7F2A">
        <w:rPr>
          <w:rFonts w:ascii="DINOT-Extlight" w:hAnsi="DINOT-Extlight" w:cstheme="minorHAnsi"/>
          <w:sz w:val="20"/>
          <w:szCs w:val="20"/>
        </w:rPr>
        <w:t>s</w:t>
      </w:r>
      <w:r w:rsidR="00753061" w:rsidRPr="002D7F2A">
        <w:rPr>
          <w:rFonts w:ascii="DINOT-Extlight" w:hAnsi="DINOT-Extlight" w:cstheme="minorHAnsi"/>
          <w:sz w:val="20"/>
          <w:szCs w:val="20"/>
        </w:rPr>
        <w:t xml:space="preserve"> of </w:t>
      </w:r>
      <w:r w:rsidR="003A6E72" w:rsidRPr="002D7F2A">
        <w:rPr>
          <w:rFonts w:ascii="DINOT-Extlight" w:hAnsi="DINOT-Extlight" w:cstheme="minorHAnsi"/>
          <w:sz w:val="20"/>
          <w:szCs w:val="20"/>
        </w:rPr>
        <w:t>multiple</w:t>
      </w:r>
      <w:r w:rsidRPr="002D7F2A">
        <w:rPr>
          <w:rFonts w:ascii="DINOT-Extlight" w:hAnsi="DINOT-Extlight" w:cstheme="minorHAnsi"/>
          <w:sz w:val="20"/>
          <w:szCs w:val="20"/>
        </w:rPr>
        <w:t xml:space="preserve"> </w:t>
      </w:r>
      <w:r w:rsidR="00753061" w:rsidRPr="002D7F2A">
        <w:rPr>
          <w:rFonts w:ascii="DINOT-Extlight" w:hAnsi="DINOT-Extlight" w:cstheme="minorHAnsi"/>
          <w:sz w:val="20"/>
          <w:szCs w:val="20"/>
        </w:rPr>
        <w:t xml:space="preserve">parts, it is important to </w:t>
      </w:r>
      <w:r w:rsidRPr="002D7F2A">
        <w:rPr>
          <w:rFonts w:ascii="DINOT-Extlight" w:hAnsi="DINOT-Extlight" w:cstheme="minorHAnsi"/>
          <w:sz w:val="20"/>
          <w:szCs w:val="20"/>
        </w:rPr>
        <w:t xml:space="preserve">produce it </w:t>
      </w:r>
      <w:r w:rsidR="00753061" w:rsidRPr="002D7F2A">
        <w:rPr>
          <w:rFonts w:ascii="DINOT-Extlight" w:hAnsi="DINOT-Extlight" w:cstheme="minorHAnsi"/>
          <w:sz w:val="20"/>
          <w:szCs w:val="20"/>
        </w:rPr>
        <w:t xml:space="preserve">in a way that will enable </w:t>
      </w:r>
      <w:r w:rsidR="003A6E72" w:rsidRPr="002D7F2A">
        <w:rPr>
          <w:rFonts w:ascii="DINOT-Extlight" w:hAnsi="DINOT-Extlight" w:cstheme="minorHAnsi"/>
          <w:sz w:val="20"/>
          <w:szCs w:val="20"/>
        </w:rPr>
        <w:t xml:space="preserve">the optimal </w:t>
      </w:r>
      <w:r w:rsidR="00130D03" w:rsidRPr="002D7F2A">
        <w:rPr>
          <w:rFonts w:ascii="DINOT-Extlight" w:hAnsi="DINOT-Extlight" w:cstheme="minorHAnsi"/>
          <w:sz w:val="20"/>
          <w:szCs w:val="20"/>
        </w:rPr>
        <w:t>insertion of</w:t>
      </w:r>
      <w:r w:rsidR="00753061" w:rsidRPr="002D7F2A">
        <w:rPr>
          <w:rFonts w:ascii="DINOT-Extlight" w:hAnsi="DINOT-Extlight" w:cstheme="minorHAnsi"/>
          <w:sz w:val="20"/>
          <w:szCs w:val="20"/>
        </w:rPr>
        <w:t xml:space="preserve"> the </w:t>
      </w:r>
      <w:r w:rsidR="003A6E72" w:rsidRPr="002D7F2A">
        <w:rPr>
          <w:rFonts w:ascii="DINOT-Extlight" w:hAnsi="DINOT-Extlight" w:cstheme="minorHAnsi"/>
          <w:sz w:val="20"/>
          <w:szCs w:val="20"/>
        </w:rPr>
        <w:t xml:space="preserve">expanding polyurethane </w:t>
      </w:r>
      <w:r w:rsidR="00753061" w:rsidRPr="002D7F2A">
        <w:rPr>
          <w:rFonts w:ascii="DINOT-Extlight" w:hAnsi="DINOT-Extlight" w:cstheme="minorHAnsi"/>
          <w:sz w:val="20"/>
          <w:szCs w:val="20"/>
        </w:rPr>
        <w:t>foam.</w:t>
      </w:r>
      <w:r w:rsidR="005E2C92" w:rsidRPr="002D7F2A">
        <w:rPr>
          <w:rFonts w:ascii="DINOT-Extlight" w:hAnsi="DINOT-Extlight" w:cstheme="minorHAnsi"/>
          <w:sz w:val="20"/>
          <w:szCs w:val="20"/>
        </w:rPr>
        <w:t xml:space="preserve"> </w:t>
      </w:r>
      <w:r w:rsidR="00F05852" w:rsidRPr="002D7F2A">
        <w:rPr>
          <w:rFonts w:ascii="DINOT-Extlight" w:hAnsi="DINOT-Extlight" w:cstheme="minorHAnsi"/>
          <w:sz w:val="20"/>
          <w:szCs w:val="20"/>
        </w:rPr>
        <w:t xml:space="preserve">  </w:t>
      </w:r>
    </w:p>
    <w:p w14:paraId="3C863223" w14:textId="023F3D35" w:rsidR="0099382B" w:rsidRPr="002D7F2A" w:rsidRDefault="003A6E72" w:rsidP="002D7F2A">
      <w:pPr>
        <w:spacing w:line="320" w:lineRule="exact"/>
        <w:ind w:left="0"/>
        <w:rPr>
          <w:rFonts w:ascii="DINOT-Extlight" w:hAnsi="DINOT-Extlight" w:cstheme="minorHAnsi"/>
          <w:sz w:val="20"/>
          <w:szCs w:val="20"/>
        </w:rPr>
      </w:pPr>
      <w:r w:rsidRPr="002D7F2A">
        <w:rPr>
          <w:rFonts w:ascii="DINOT-Extlight" w:hAnsi="DINOT-Extlight" w:cstheme="minorHAnsi"/>
          <w:sz w:val="20"/>
          <w:szCs w:val="20"/>
        </w:rPr>
        <w:t>Pour the foam through</w:t>
      </w:r>
      <w:r w:rsidR="0099382B" w:rsidRPr="002D7F2A">
        <w:rPr>
          <w:rFonts w:ascii="DINOT-Extlight" w:hAnsi="DINOT-Extlight" w:cstheme="minorHAnsi"/>
          <w:sz w:val="20"/>
          <w:szCs w:val="20"/>
        </w:rPr>
        <w:t xml:space="preserve"> existing </w:t>
      </w:r>
      <w:r w:rsidR="00130D03" w:rsidRPr="002D7F2A">
        <w:rPr>
          <w:rFonts w:ascii="DINOT-Extlight" w:hAnsi="DINOT-Extlight" w:cstheme="minorHAnsi"/>
          <w:sz w:val="20"/>
          <w:szCs w:val="20"/>
        </w:rPr>
        <w:t>open areas</w:t>
      </w:r>
      <w:r w:rsidR="0099382B" w:rsidRPr="002D7F2A">
        <w:rPr>
          <w:rFonts w:ascii="DINOT-Extlight" w:hAnsi="DINOT-Extlight" w:cstheme="minorHAnsi"/>
          <w:sz w:val="20"/>
          <w:szCs w:val="20"/>
        </w:rPr>
        <w:t xml:space="preserve"> (such as </w:t>
      </w:r>
      <w:r w:rsidRPr="002D7F2A">
        <w:rPr>
          <w:rFonts w:ascii="DINOT-Extlight" w:hAnsi="DINOT-Extlight" w:cstheme="minorHAnsi"/>
          <w:sz w:val="20"/>
          <w:szCs w:val="20"/>
        </w:rPr>
        <w:t xml:space="preserve">the </w:t>
      </w:r>
      <w:r w:rsidR="0014274B" w:rsidRPr="002D7F2A">
        <w:rPr>
          <w:rFonts w:ascii="DINOT-Extlight" w:hAnsi="DINOT-Extlight" w:cstheme="minorHAnsi"/>
          <w:sz w:val="20"/>
          <w:szCs w:val="20"/>
        </w:rPr>
        <w:t xml:space="preserve">bottom </w:t>
      </w:r>
      <w:r w:rsidRPr="002D7F2A">
        <w:rPr>
          <w:rFonts w:ascii="DINOT-Extlight" w:hAnsi="DINOT-Extlight" w:cstheme="minorHAnsi"/>
          <w:sz w:val="20"/>
          <w:szCs w:val="20"/>
        </w:rPr>
        <w:t>of the model</w:t>
      </w:r>
      <w:r w:rsidR="00130D03" w:rsidRPr="002D7F2A">
        <w:rPr>
          <w:rFonts w:ascii="DINOT-Extlight" w:hAnsi="DINOT-Extlight" w:cstheme="minorHAnsi"/>
          <w:sz w:val="20"/>
          <w:szCs w:val="20"/>
        </w:rPr>
        <w:t xml:space="preserve">) or make holes in places </w:t>
      </w:r>
      <w:r w:rsidR="00F47E85" w:rsidRPr="002D7F2A">
        <w:rPr>
          <w:rFonts w:ascii="DINOT-Extlight" w:hAnsi="DINOT-Extlight" w:cstheme="minorHAnsi"/>
          <w:sz w:val="20"/>
          <w:szCs w:val="20"/>
        </w:rPr>
        <w:t xml:space="preserve">that </w:t>
      </w:r>
      <w:r w:rsidR="00130D03" w:rsidRPr="002D7F2A">
        <w:rPr>
          <w:rFonts w:ascii="DINOT-Extlight" w:hAnsi="DINOT-Extlight" w:cstheme="minorHAnsi"/>
          <w:sz w:val="20"/>
          <w:szCs w:val="20"/>
        </w:rPr>
        <w:t>will be hidden later</w:t>
      </w:r>
      <w:r w:rsidR="00F47E85" w:rsidRPr="002D7F2A">
        <w:rPr>
          <w:rFonts w:ascii="DINOT-Extlight" w:hAnsi="DINOT-Extlight" w:cstheme="minorHAnsi"/>
          <w:sz w:val="20"/>
          <w:szCs w:val="20"/>
        </w:rPr>
        <w:t xml:space="preserve"> as this is preferable to </w:t>
      </w:r>
      <w:r w:rsidR="006B2AE0" w:rsidRPr="002D7F2A">
        <w:rPr>
          <w:rFonts w:ascii="DINOT-Extlight" w:hAnsi="DINOT-Extlight" w:cstheme="minorHAnsi"/>
          <w:sz w:val="20"/>
          <w:szCs w:val="20"/>
        </w:rPr>
        <w:t>cut</w:t>
      </w:r>
      <w:r w:rsidR="00130D03" w:rsidRPr="002D7F2A">
        <w:rPr>
          <w:rFonts w:ascii="DINOT-Extlight" w:hAnsi="DINOT-Extlight" w:cstheme="minorHAnsi"/>
          <w:sz w:val="20"/>
          <w:szCs w:val="20"/>
        </w:rPr>
        <w:t>ting</w:t>
      </w:r>
      <w:r w:rsidR="006B2AE0" w:rsidRPr="002D7F2A">
        <w:rPr>
          <w:rFonts w:ascii="DINOT-Extlight" w:hAnsi="DINOT-Extlight" w:cstheme="minorHAnsi"/>
          <w:sz w:val="20"/>
          <w:szCs w:val="20"/>
        </w:rPr>
        <w:t xml:space="preserve"> </w:t>
      </w:r>
      <w:r w:rsidR="00617660" w:rsidRPr="002D7F2A">
        <w:rPr>
          <w:rFonts w:ascii="DINOT-Extlight" w:hAnsi="DINOT-Extlight" w:cstheme="minorHAnsi"/>
          <w:sz w:val="20"/>
          <w:szCs w:val="20"/>
        </w:rPr>
        <w:t>holes that</w:t>
      </w:r>
      <w:r w:rsidR="00130D03" w:rsidRPr="002D7F2A">
        <w:rPr>
          <w:rFonts w:ascii="DINOT-Extlight" w:hAnsi="DINOT-Extlight" w:cstheme="minorHAnsi"/>
          <w:sz w:val="20"/>
          <w:szCs w:val="20"/>
        </w:rPr>
        <w:t xml:space="preserve"> must be sealed</w:t>
      </w:r>
      <w:r w:rsidR="00617660" w:rsidRPr="002D7F2A">
        <w:rPr>
          <w:rFonts w:ascii="DINOT-Extlight" w:hAnsi="DINOT-Extlight" w:cstheme="minorHAnsi"/>
          <w:sz w:val="20"/>
          <w:szCs w:val="20"/>
        </w:rPr>
        <w:t xml:space="preserve"> later</w:t>
      </w:r>
      <w:r w:rsidR="006B2AE0" w:rsidRPr="002D7F2A">
        <w:rPr>
          <w:rFonts w:ascii="DINOT-Extlight" w:hAnsi="DINOT-Extlight" w:cstheme="minorHAnsi"/>
          <w:sz w:val="20"/>
          <w:szCs w:val="20"/>
        </w:rPr>
        <w:t xml:space="preserve">. </w:t>
      </w:r>
    </w:p>
    <w:p w14:paraId="033E49C0" w14:textId="21C761CA" w:rsidR="00754500" w:rsidRPr="002D7F2A" w:rsidRDefault="00E22ED4" w:rsidP="002D7F2A">
      <w:pPr>
        <w:spacing w:line="320" w:lineRule="exact"/>
        <w:ind w:left="0"/>
        <w:rPr>
          <w:rFonts w:ascii="DINOT-Extlight" w:hAnsi="DINOT-Extlight" w:cstheme="minorHAnsi"/>
          <w:sz w:val="20"/>
          <w:szCs w:val="20"/>
        </w:rPr>
      </w:pPr>
      <w:r>
        <w:rPr>
          <w:noProof/>
        </w:rPr>
        <w:drawing>
          <wp:anchor distT="0" distB="0" distL="114300" distR="114300" simplePos="0" relativeHeight="251724800" behindDoc="0" locked="0" layoutInCell="1" allowOverlap="1" wp14:anchorId="284DD943" wp14:editId="279D3168">
            <wp:simplePos x="0" y="0"/>
            <wp:positionH relativeFrom="column">
              <wp:posOffset>-2401570</wp:posOffset>
            </wp:positionH>
            <wp:positionV relativeFrom="paragraph">
              <wp:posOffset>10160</wp:posOffset>
            </wp:positionV>
            <wp:extent cx="1685925" cy="1714500"/>
            <wp:effectExtent l="0" t="0" r="9525" b="0"/>
            <wp:wrapNone/>
            <wp:docPr id="75" name="Graph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 75"/>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685925" cy="17145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26A86572" wp14:editId="03623BDB">
                <wp:simplePos x="0" y="0"/>
                <wp:positionH relativeFrom="column">
                  <wp:posOffset>-2367280</wp:posOffset>
                </wp:positionH>
                <wp:positionV relativeFrom="paragraph">
                  <wp:posOffset>635</wp:posOffset>
                </wp:positionV>
                <wp:extent cx="1645920" cy="170497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645920" cy="1704975"/>
                        </a:xfrm>
                        <a:prstGeom prst="rect">
                          <a:avLst/>
                        </a:prstGeom>
                        <a:noFill/>
                        <a:ln w="6350">
                          <a:noFill/>
                        </a:ln>
                      </wps:spPr>
                      <wps:txbx>
                        <w:txbxContent>
                          <w:p w14:paraId="78AFC4E3" w14:textId="77777777" w:rsidR="006508DC" w:rsidRPr="00B765BF" w:rsidRDefault="006508DC" w:rsidP="006508DC">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345A4E65" w14:textId="5EDC06FE" w:rsidR="006508DC" w:rsidRPr="006508DC" w:rsidRDefault="006508DC" w:rsidP="006508DC">
                            <w:pPr>
                              <w:ind w:left="0"/>
                              <w:rPr>
                                <w:rFonts w:ascii="DINOT" w:hAnsi="DINOT" w:cstheme="minorHAnsi"/>
                                <w:sz w:val="20"/>
                                <w:szCs w:val="20"/>
                              </w:rPr>
                            </w:pPr>
                            <w:r w:rsidRPr="006508DC">
                              <w:rPr>
                                <w:rFonts w:ascii="DINOT" w:hAnsi="DINOT" w:cstheme="minorHAnsi"/>
                                <w:sz w:val="20"/>
                                <w:szCs w:val="20"/>
                              </w:rPr>
                              <w:t>For more details about gluing parts together or adding metal construction to a model, please refer to the dedicated Application Notes on those subjects.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A86572" id="Text Box 74" o:spid="_x0000_s1039" type="#_x0000_t202" style="position:absolute;margin-left:-186.4pt;margin-top:.05pt;width:129.6pt;height:13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" filled="f" stroked="f" strokeweight=".5pt">
                <v:textbox>
                  <w:txbxContent>
                    <w:p w14:paraId="78AFC4E3" w14:textId="77777777" w:rsidR="006508DC" w:rsidRPr="00B765BF" w:rsidRDefault="006508DC" w:rsidP="006508DC">
                      <w:pPr>
                        <w:ind w:left="0"/>
                        <w:rPr>
                          <w:rFonts w:ascii="DINOT-Bold" w:hAnsi="DINOT-Bold" w:cstheme="minorHAnsi"/>
                          <w:color w:val="ED0677"/>
                          <w:sz w:val="20"/>
                          <w:szCs w:val="20"/>
                        </w:rPr>
                      </w:pPr>
                      <w:r w:rsidRPr="00B765BF">
                        <w:rPr>
                          <w:rFonts w:ascii="DINOT-Bold" w:hAnsi="DINOT-Bold" w:cstheme="minorHAnsi"/>
                          <w:color w:val="ED0677"/>
                          <w:sz w:val="20"/>
                          <w:szCs w:val="20"/>
                        </w:rPr>
                        <w:t>Note</w:t>
                      </w:r>
                    </w:p>
                    <w:p w14:paraId="345A4E65" w14:textId="5EDC06FE" w:rsidR="006508DC" w:rsidRPr="006508DC" w:rsidRDefault="006508DC" w:rsidP="006508DC">
                      <w:pPr>
                        <w:ind w:left="0"/>
                        <w:rPr>
                          <w:rFonts w:ascii="DINOT" w:hAnsi="DINOT" w:cstheme="minorHAnsi"/>
                          <w:sz w:val="20"/>
                          <w:szCs w:val="20"/>
                        </w:rPr>
                      </w:pPr>
                      <w:r w:rsidRPr="006508DC">
                        <w:rPr>
                          <w:rFonts w:ascii="DINOT" w:hAnsi="DINOT" w:cstheme="minorHAnsi"/>
                          <w:sz w:val="20"/>
                          <w:szCs w:val="20"/>
                        </w:rPr>
                        <w:t>For more details about gluing parts together or adding metal construction to a model, please refer to the dedicated Application Notes on those subjects.</w:t>
                      </w:r>
                    </w:p>
                  </w:txbxContent>
                </v:textbox>
              </v:shape>
            </w:pict>
          </mc:Fallback>
        </mc:AlternateContent>
      </w:r>
      <w:r w:rsidR="00130D03" w:rsidRPr="002D7F2A">
        <w:rPr>
          <w:rFonts w:ascii="DINOT-Extlight" w:hAnsi="DINOT-Extlight" w:cstheme="minorHAnsi"/>
          <w:sz w:val="20"/>
          <w:szCs w:val="20"/>
        </w:rPr>
        <w:t xml:space="preserve">It is </w:t>
      </w:r>
      <w:r w:rsidR="003A6E72" w:rsidRPr="002D7F2A">
        <w:rPr>
          <w:rFonts w:ascii="DINOT-Extlight" w:hAnsi="DINOT-Extlight" w:cstheme="minorHAnsi"/>
          <w:sz w:val="20"/>
          <w:szCs w:val="20"/>
        </w:rPr>
        <w:t xml:space="preserve">highly </w:t>
      </w:r>
      <w:r w:rsidR="00130D03" w:rsidRPr="002D7F2A">
        <w:rPr>
          <w:rFonts w:ascii="DINOT-Extlight" w:hAnsi="DINOT-Extlight" w:cstheme="minorHAnsi"/>
          <w:sz w:val="20"/>
          <w:szCs w:val="20"/>
        </w:rPr>
        <w:t>recommended</w:t>
      </w:r>
      <w:r w:rsidR="0099382B" w:rsidRPr="002D7F2A">
        <w:rPr>
          <w:rFonts w:ascii="DINOT-Extlight" w:hAnsi="DINOT-Extlight" w:cstheme="minorHAnsi"/>
          <w:sz w:val="20"/>
          <w:szCs w:val="20"/>
        </w:rPr>
        <w:t xml:space="preserve"> to fill</w:t>
      </w:r>
      <w:r w:rsidR="00130D03" w:rsidRPr="002D7F2A">
        <w:rPr>
          <w:rFonts w:ascii="DINOT-Extlight" w:hAnsi="DINOT-Extlight" w:cstheme="minorHAnsi"/>
          <w:sz w:val="20"/>
          <w:szCs w:val="20"/>
        </w:rPr>
        <w:t xml:space="preserve"> </w:t>
      </w:r>
      <w:r w:rsidR="003A6E72" w:rsidRPr="002D7F2A">
        <w:rPr>
          <w:rFonts w:ascii="DINOT-Extlight" w:hAnsi="DINOT-Extlight" w:cstheme="minorHAnsi"/>
          <w:sz w:val="20"/>
          <w:szCs w:val="20"/>
        </w:rPr>
        <w:t xml:space="preserve">the </w:t>
      </w:r>
      <w:r w:rsidR="00130D03" w:rsidRPr="002D7F2A">
        <w:rPr>
          <w:rFonts w:ascii="DINOT-Extlight" w:hAnsi="DINOT-Extlight" w:cstheme="minorHAnsi"/>
          <w:sz w:val="20"/>
          <w:szCs w:val="20"/>
        </w:rPr>
        <w:t xml:space="preserve">parts </w:t>
      </w:r>
      <w:r w:rsidR="003A6E72" w:rsidRPr="002D7F2A">
        <w:rPr>
          <w:rFonts w:ascii="DINOT-Extlight" w:hAnsi="DINOT-Extlight" w:cstheme="minorHAnsi"/>
          <w:sz w:val="20"/>
          <w:szCs w:val="20"/>
        </w:rPr>
        <w:t xml:space="preserve">of the model with expanding foam </w:t>
      </w:r>
      <w:r w:rsidR="00130D03" w:rsidRPr="002D7F2A">
        <w:rPr>
          <w:rFonts w:ascii="DINOT-Extlight" w:hAnsi="DINOT-Extlight" w:cstheme="minorHAnsi"/>
          <w:sz w:val="20"/>
          <w:szCs w:val="20"/>
        </w:rPr>
        <w:t>before joining</w:t>
      </w:r>
      <w:r w:rsidR="0099382B" w:rsidRPr="002D7F2A">
        <w:rPr>
          <w:rFonts w:ascii="DINOT-Extlight" w:hAnsi="DINOT-Extlight" w:cstheme="minorHAnsi"/>
          <w:sz w:val="20"/>
          <w:szCs w:val="20"/>
        </w:rPr>
        <w:t xml:space="preserve"> them together. This </w:t>
      </w:r>
      <w:r w:rsidR="003A6E72" w:rsidRPr="002D7F2A">
        <w:rPr>
          <w:rFonts w:ascii="DINOT-Extlight" w:hAnsi="DINOT-Extlight" w:cstheme="minorHAnsi"/>
          <w:sz w:val="20"/>
          <w:szCs w:val="20"/>
        </w:rPr>
        <w:t>enables better</w:t>
      </w:r>
      <w:r w:rsidR="0099382B" w:rsidRPr="002D7F2A">
        <w:rPr>
          <w:rFonts w:ascii="DINOT-Extlight" w:hAnsi="DINOT-Extlight" w:cstheme="minorHAnsi"/>
          <w:sz w:val="20"/>
          <w:szCs w:val="20"/>
        </w:rPr>
        <w:t xml:space="preserve"> control ove</w:t>
      </w:r>
      <w:r w:rsidR="002D7F2A" w:rsidRPr="002D7F2A">
        <w:rPr>
          <w:rFonts w:ascii="DINOT-Extlight" w:hAnsi="DINOT-Extlight" w:cstheme="minorHAnsi"/>
          <w:noProof/>
          <w:sz w:val="20"/>
          <w:szCs w:val="20"/>
        </w:rPr>
        <mc:AlternateContent>
          <mc:Choice Requires="wps">
            <w:drawing>
              <wp:anchor distT="0" distB="0" distL="114300" distR="114300" simplePos="0" relativeHeight="251719680" behindDoc="0" locked="1" layoutInCell="1" allowOverlap="1" wp14:anchorId="4247D4EE" wp14:editId="24AB60E2">
                <wp:simplePos x="0" y="0"/>
                <wp:positionH relativeFrom="column">
                  <wp:posOffset>-209550</wp:posOffset>
                </wp:positionH>
                <wp:positionV relativeFrom="page">
                  <wp:posOffset>1606550</wp:posOffset>
                </wp:positionV>
                <wp:extent cx="45720" cy="7534275"/>
                <wp:effectExtent l="0" t="0" r="30480" b="28575"/>
                <wp:wrapNone/>
                <wp:docPr id="69" name="Straight Connector 69"/>
                <wp:cNvGraphicFramePr/>
                <a:graphic xmlns:a="http://schemas.openxmlformats.org/drawingml/2006/main">
                  <a:graphicData uri="http://schemas.microsoft.com/office/word/2010/wordprocessingShape">
                    <wps:wsp>
                      <wps:cNvCnPr/>
                      <wps:spPr>
                        <a:xfrm>
                          <a:off x="0" y="0"/>
                          <a:ext cx="45720" cy="7534275"/>
                        </a:xfrm>
                        <a:prstGeom prst="line">
                          <a:avLst/>
                        </a:prstGeom>
                        <a:ln>
                          <a:solidFill>
                            <a:srgbClr val="A4A4A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C5159" id="Straight Connector 6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5pt,126.5pt" to="-12.9pt,7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" strokecolor="#a4a4a7" strokeweight=".5pt">
                <v:stroke joinstyle="miter"/>
                <w10:wrap anchory="page"/>
                <w10:anchorlock/>
              </v:line>
            </w:pict>
          </mc:Fallback>
        </mc:AlternateContent>
      </w:r>
      <w:r w:rsidR="0099382B" w:rsidRPr="002D7F2A">
        <w:rPr>
          <w:rFonts w:ascii="DINOT-Extlight" w:hAnsi="DINOT-Extlight" w:cstheme="minorHAnsi"/>
          <w:sz w:val="20"/>
          <w:szCs w:val="20"/>
        </w:rPr>
        <w:t>r the filling process</w:t>
      </w:r>
      <w:r w:rsidR="003A6E72" w:rsidRPr="002D7F2A">
        <w:rPr>
          <w:rFonts w:ascii="DINOT-Extlight" w:hAnsi="DINOT-Extlight" w:cstheme="minorHAnsi"/>
          <w:sz w:val="20"/>
          <w:szCs w:val="20"/>
        </w:rPr>
        <w:t xml:space="preserve"> and eases final assembly</w:t>
      </w:r>
      <w:r w:rsidR="006B2AE0" w:rsidRPr="002D7F2A">
        <w:rPr>
          <w:rFonts w:ascii="DINOT-Extlight" w:hAnsi="DINOT-Extlight" w:cstheme="minorHAnsi"/>
          <w:sz w:val="20"/>
          <w:szCs w:val="20"/>
        </w:rPr>
        <w:t>. This</w:t>
      </w:r>
      <w:r w:rsidR="00130D03" w:rsidRPr="002D7F2A">
        <w:rPr>
          <w:rFonts w:ascii="DINOT-Extlight" w:hAnsi="DINOT-Extlight" w:cstheme="minorHAnsi"/>
          <w:sz w:val="20"/>
          <w:szCs w:val="20"/>
        </w:rPr>
        <w:t xml:space="preserve"> </w:t>
      </w:r>
      <w:r w:rsidR="003A6E72" w:rsidRPr="002D7F2A">
        <w:rPr>
          <w:rFonts w:ascii="DINOT-Extlight" w:hAnsi="DINOT-Extlight" w:cstheme="minorHAnsi"/>
          <w:sz w:val="20"/>
          <w:szCs w:val="20"/>
        </w:rPr>
        <w:t>is especially</w:t>
      </w:r>
      <w:r w:rsidR="00130D03" w:rsidRPr="002D7F2A">
        <w:rPr>
          <w:rFonts w:ascii="DINOT-Extlight" w:hAnsi="DINOT-Extlight" w:cstheme="minorHAnsi"/>
          <w:sz w:val="20"/>
          <w:szCs w:val="20"/>
        </w:rPr>
        <w:t xml:space="preserve"> </w:t>
      </w:r>
      <w:r w:rsidR="006B2AE0" w:rsidRPr="002D7F2A">
        <w:rPr>
          <w:rFonts w:ascii="DINOT-Extlight" w:hAnsi="DINOT-Extlight" w:cstheme="minorHAnsi"/>
          <w:sz w:val="20"/>
          <w:szCs w:val="20"/>
        </w:rPr>
        <w:t xml:space="preserve">relevant when </w:t>
      </w:r>
      <w:r w:rsidR="00130D03" w:rsidRPr="002D7F2A">
        <w:rPr>
          <w:rFonts w:ascii="DINOT-Extlight" w:hAnsi="DINOT-Extlight" w:cstheme="minorHAnsi"/>
          <w:sz w:val="20"/>
          <w:szCs w:val="20"/>
        </w:rPr>
        <w:t>the model includes</w:t>
      </w:r>
      <w:r w:rsidR="006B2AE0" w:rsidRPr="002D7F2A">
        <w:rPr>
          <w:rFonts w:ascii="DINOT-Extlight" w:hAnsi="DINOT-Extlight" w:cstheme="minorHAnsi"/>
          <w:sz w:val="20"/>
          <w:szCs w:val="20"/>
        </w:rPr>
        <w:t xml:space="preserve"> </w:t>
      </w:r>
      <w:r w:rsidR="00130D03" w:rsidRPr="002D7F2A">
        <w:rPr>
          <w:rFonts w:ascii="DINOT-Extlight" w:hAnsi="DINOT-Extlight" w:cstheme="minorHAnsi"/>
          <w:sz w:val="20"/>
          <w:szCs w:val="20"/>
        </w:rPr>
        <w:t>long and narrow geometry, such as arm</w:t>
      </w:r>
      <w:r w:rsidR="003A6E72" w:rsidRPr="002D7F2A">
        <w:rPr>
          <w:rFonts w:ascii="DINOT-Extlight" w:hAnsi="DINOT-Extlight" w:cstheme="minorHAnsi"/>
          <w:sz w:val="20"/>
          <w:szCs w:val="20"/>
        </w:rPr>
        <w:t>s</w:t>
      </w:r>
      <w:r w:rsidR="00130D03" w:rsidRPr="002D7F2A">
        <w:rPr>
          <w:rFonts w:ascii="DINOT-Extlight" w:hAnsi="DINOT-Extlight" w:cstheme="minorHAnsi"/>
          <w:sz w:val="20"/>
          <w:szCs w:val="20"/>
        </w:rPr>
        <w:t xml:space="preserve"> or leg</w:t>
      </w:r>
      <w:r w:rsidR="003A6E72" w:rsidRPr="002D7F2A">
        <w:rPr>
          <w:rFonts w:ascii="DINOT-Extlight" w:hAnsi="DINOT-Extlight" w:cstheme="minorHAnsi"/>
          <w:sz w:val="20"/>
          <w:szCs w:val="20"/>
        </w:rPr>
        <w:t>s</w:t>
      </w:r>
      <w:r w:rsidR="00130D03" w:rsidRPr="002D7F2A">
        <w:rPr>
          <w:rFonts w:ascii="DINOT-Extlight" w:hAnsi="DINOT-Extlight" w:cstheme="minorHAnsi"/>
          <w:sz w:val="20"/>
          <w:szCs w:val="20"/>
        </w:rPr>
        <w:t xml:space="preserve">. </w:t>
      </w:r>
    </w:p>
    <w:p w14:paraId="213359E0" w14:textId="28C67F15" w:rsidR="0099382B" w:rsidRDefault="00EF2631" w:rsidP="002D7F2A">
      <w:pPr>
        <w:spacing w:line="320" w:lineRule="exact"/>
        <w:ind w:left="0"/>
        <w:rPr>
          <w:rFonts w:ascii="DINOT-Extlight" w:hAnsi="DINOT-Extlight" w:cstheme="minorHAnsi"/>
          <w:sz w:val="20"/>
          <w:szCs w:val="20"/>
        </w:rPr>
      </w:pPr>
      <w:r w:rsidRPr="00906AA4">
        <w:rPr>
          <w:noProof/>
        </w:rPr>
        <w:drawing>
          <wp:anchor distT="0" distB="0" distL="114300" distR="114300" simplePos="0" relativeHeight="251714560" behindDoc="1" locked="0" layoutInCell="1" allowOverlap="1" wp14:anchorId="623D4CCC" wp14:editId="49173796">
            <wp:simplePos x="0" y="0"/>
            <wp:positionH relativeFrom="leftMargin">
              <wp:posOffset>2797628</wp:posOffset>
            </wp:positionH>
            <wp:positionV relativeFrom="paragraph">
              <wp:posOffset>979986</wp:posOffset>
            </wp:positionV>
            <wp:extent cx="3572045" cy="43434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trotry2.jpg"/>
                    <pic:cNvPicPr/>
                  </pic:nvPicPr>
                  <pic:blipFill rotWithShape="1">
                    <a:blip r:embed="rId31" cstate="print">
                      <a:extLst>
                        <a:ext uri="{28A0092B-C50C-407E-A947-70E740481C1C}">
                          <a14:useLocalDpi xmlns:a14="http://schemas.microsoft.com/office/drawing/2010/main" val="0"/>
                        </a:ext>
                      </a:extLst>
                    </a:blip>
                    <a:srcRect l="8401" t="2572" r="6658" b="2534"/>
                    <a:stretch/>
                  </pic:blipFill>
                  <pic:spPr bwMode="auto">
                    <a:xfrm>
                      <a:off x="0" y="0"/>
                      <a:ext cx="3598476" cy="4375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6E72" w:rsidRPr="002D7F2A">
        <w:rPr>
          <w:rFonts w:ascii="DINOT-Extlight" w:hAnsi="DINOT-Extlight" w:cstheme="minorHAnsi"/>
          <w:sz w:val="20"/>
          <w:szCs w:val="20"/>
        </w:rPr>
        <w:t xml:space="preserve">When filling up each </w:t>
      </w:r>
      <w:r w:rsidR="00806A93" w:rsidRPr="002D7F2A">
        <w:rPr>
          <w:rFonts w:ascii="DINOT-Extlight" w:hAnsi="DINOT-Extlight" w:cstheme="minorHAnsi"/>
          <w:sz w:val="20"/>
          <w:szCs w:val="20"/>
        </w:rPr>
        <w:t>part</w:t>
      </w:r>
      <w:r w:rsidR="003A6E72" w:rsidRPr="002D7F2A">
        <w:rPr>
          <w:rFonts w:ascii="DINOT-Extlight" w:hAnsi="DINOT-Extlight" w:cstheme="minorHAnsi"/>
          <w:sz w:val="20"/>
          <w:szCs w:val="20"/>
        </w:rPr>
        <w:t xml:space="preserve">, </w:t>
      </w:r>
      <w:r w:rsidR="00806A93" w:rsidRPr="002D7F2A">
        <w:rPr>
          <w:rFonts w:ascii="DINOT-Extlight" w:hAnsi="DINOT-Extlight" w:cstheme="minorHAnsi"/>
          <w:sz w:val="20"/>
          <w:szCs w:val="20"/>
        </w:rPr>
        <w:t>leav</w:t>
      </w:r>
      <w:r w:rsidR="003A6E72" w:rsidRPr="002D7F2A">
        <w:rPr>
          <w:rFonts w:ascii="DINOT-Extlight" w:hAnsi="DINOT-Extlight" w:cstheme="minorHAnsi"/>
          <w:sz w:val="20"/>
          <w:szCs w:val="20"/>
        </w:rPr>
        <w:t>e</w:t>
      </w:r>
      <w:r w:rsidR="00806A93" w:rsidRPr="002D7F2A">
        <w:rPr>
          <w:rFonts w:ascii="DINOT-Extlight" w:hAnsi="DINOT-Extlight" w:cstheme="minorHAnsi"/>
          <w:sz w:val="20"/>
          <w:szCs w:val="20"/>
        </w:rPr>
        <w:t xml:space="preserve"> some empty space</w:t>
      </w:r>
      <w:r w:rsidR="003A6E72" w:rsidRPr="002D7F2A">
        <w:rPr>
          <w:rFonts w:ascii="DINOT-Extlight" w:hAnsi="DINOT-Extlight" w:cstheme="minorHAnsi"/>
          <w:sz w:val="20"/>
          <w:szCs w:val="20"/>
        </w:rPr>
        <w:t xml:space="preserve"> at end </w:t>
      </w:r>
      <w:r w:rsidR="003E502C" w:rsidRPr="002D7F2A">
        <w:rPr>
          <w:rFonts w:ascii="DINOT-Extlight" w:hAnsi="DINOT-Extlight" w:cstheme="minorHAnsi"/>
          <w:sz w:val="20"/>
          <w:szCs w:val="20"/>
        </w:rPr>
        <w:t>from</w:t>
      </w:r>
      <w:r w:rsidR="003A6E72" w:rsidRPr="002D7F2A">
        <w:rPr>
          <w:rFonts w:ascii="DINOT-Extlight" w:hAnsi="DINOT-Extlight" w:cstheme="minorHAnsi"/>
          <w:sz w:val="20"/>
          <w:szCs w:val="20"/>
        </w:rPr>
        <w:t xml:space="preserve"> where you are filling</w:t>
      </w:r>
      <w:r w:rsidR="00806A93" w:rsidRPr="002D7F2A">
        <w:rPr>
          <w:rFonts w:ascii="DINOT-Extlight" w:hAnsi="DINOT-Extlight" w:cstheme="minorHAnsi"/>
          <w:sz w:val="20"/>
          <w:szCs w:val="20"/>
        </w:rPr>
        <w:t xml:space="preserve">. This </w:t>
      </w:r>
      <w:r w:rsidR="003E502C" w:rsidRPr="002D7F2A">
        <w:rPr>
          <w:rFonts w:ascii="DINOT-Extlight" w:hAnsi="DINOT-Extlight" w:cstheme="minorHAnsi"/>
          <w:sz w:val="20"/>
          <w:szCs w:val="20"/>
        </w:rPr>
        <w:t xml:space="preserve">empty area </w:t>
      </w:r>
      <w:r w:rsidR="00806A93" w:rsidRPr="002D7F2A">
        <w:rPr>
          <w:rFonts w:ascii="DINOT-Extlight" w:hAnsi="DINOT-Extlight" w:cstheme="minorHAnsi"/>
          <w:sz w:val="20"/>
          <w:szCs w:val="20"/>
        </w:rPr>
        <w:t xml:space="preserve">will be filled together with the second part- after assembling them together. Using </w:t>
      </w:r>
      <w:r w:rsidR="0083017F">
        <w:rPr>
          <w:rFonts w:ascii="DINOT-Extlight" w:hAnsi="DINOT-Extlight" w:cstheme="minorHAnsi"/>
          <w:sz w:val="20"/>
          <w:szCs w:val="20"/>
        </w:rPr>
        <w:t>more dense</w:t>
      </w:r>
      <w:r w:rsidR="00806A93" w:rsidRPr="002D7F2A">
        <w:rPr>
          <w:rFonts w:ascii="DINOT-Extlight" w:hAnsi="DINOT-Extlight" w:cstheme="minorHAnsi"/>
          <w:sz w:val="20"/>
          <w:szCs w:val="20"/>
        </w:rPr>
        <w:t xml:space="preserve"> foam for the connection areas will provide extra strength to connection points. </w:t>
      </w:r>
      <w:r w:rsidR="00130D03" w:rsidRPr="009F0A65">
        <w:rPr>
          <w:rFonts w:ascii="DINOT-Extlight" w:hAnsi="DINOT-Extlight" w:cstheme="minorHAnsi"/>
          <w:i/>
          <w:iCs/>
          <w:sz w:val="20"/>
          <w:szCs w:val="20"/>
        </w:rPr>
        <w:t xml:space="preserve">See </w:t>
      </w:r>
      <w:r w:rsidR="0083017F">
        <w:rPr>
          <w:rFonts w:ascii="DINOT-Extlight" w:hAnsi="DINOT-Extlight" w:cstheme="minorHAnsi"/>
          <w:i/>
          <w:iCs/>
          <w:sz w:val="20"/>
          <w:szCs w:val="20"/>
        </w:rPr>
        <w:t>f</w:t>
      </w:r>
      <w:r w:rsidR="00130D03" w:rsidRPr="009F0A65">
        <w:rPr>
          <w:rFonts w:ascii="DINOT-Extlight" w:hAnsi="DINOT-Extlight" w:cstheme="minorHAnsi"/>
          <w:i/>
          <w:iCs/>
          <w:sz w:val="20"/>
          <w:szCs w:val="20"/>
        </w:rPr>
        <w:t xml:space="preserve">igure </w:t>
      </w:r>
      <w:r w:rsidR="003A6E72" w:rsidRPr="009F0A65">
        <w:rPr>
          <w:rFonts w:ascii="DINOT-Extlight" w:hAnsi="DINOT-Extlight" w:cstheme="minorHAnsi"/>
          <w:i/>
          <w:iCs/>
          <w:sz w:val="20"/>
          <w:szCs w:val="20"/>
        </w:rPr>
        <w:t>6</w:t>
      </w:r>
    </w:p>
    <w:p w14:paraId="2BED887D" w14:textId="35D0E8E7" w:rsidR="006508DC" w:rsidRDefault="008F041A" w:rsidP="002D7F2A">
      <w:pPr>
        <w:spacing w:line="320" w:lineRule="exact"/>
        <w:ind w:left="0"/>
        <w:rPr>
          <w:rFonts w:ascii="DINOT-Extlight" w:hAnsi="DINOT-Extlight" w:cstheme="minorHAnsi"/>
          <w:sz w:val="20"/>
          <w:szCs w:val="20"/>
        </w:rPr>
        <w:sectPr w:rsidR="006508DC" w:rsidSect="00E65A00">
          <w:pgSz w:w="11906" w:h="16838" w:code="9"/>
          <w:pgMar w:top="2448" w:right="1008" w:bottom="1440" w:left="4320" w:header="864" w:footer="288" w:gutter="0"/>
          <w:cols w:space="720"/>
          <w:docGrid w:linePitch="360"/>
        </w:sectPr>
      </w:pPr>
      <w:r w:rsidRPr="002D7F2A">
        <w:rPr>
          <w:noProof/>
        </w:rPr>
        <mc:AlternateContent>
          <mc:Choice Requires="wps">
            <w:drawing>
              <wp:anchor distT="0" distB="0" distL="114300" distR="114300" simplePos="0" relativeHeight="251732992" behindDoc="0" locked="1" layoutInCell="1" allowOverlap="1" wp14:anchorId="505BD22E" wp14:editId="073206BB">
                <wp:simplePos x="0" y="0"/>
                <wp:positionH relativeFrom="margin">
                  <wp:posOffset>2779395</wp:posOffset>
                </wp:positionH>
                <wp:positionV relativeFrom="margin">
                  <wp:posOffset>7571105</wp:posOffset>
                </wp:positionV>
                <wp:extent cx="1197610" cy="429260"/>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1197610" cy="429260"/>
                        </a:xfrm>
                        <a:prstGeom prst="rect">
                          <a:avLst/>
                        </a:prstGeom>
                        <a:noFill/>
                        <a:ln w="6350">
                          <a:noFill/>
                        </a:ln>
                      </wps:spPr>
                      <wps:txbx>
                        <w:txbxContent>
                          <w:p w14:paraId="52B525C7" w14:textId="0C277FC9" w:rsidR="008F041A" w:rsidRPr="0009634D" w:rsidRDefault="008F041A" w:rsidP="008F041A">
                            <w:pPr>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5BD22E" id="Text Box 5" o:spid="_x0000_s1040" type="#_x0000_t202" style="position:absolute;margin-left:218.85pt;margin-top:596.15pt;width:94.3pt;height:33.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" filled="f" stroked="f" strokeweight=".5pt">
                <v:textbox style="mso-fit-shape-to-text:t">
                  <w:txbxContent>
                    <w:p w14:paraId="52B525C7" w14:textId="0C277FC9" w:rsidR="008F041A" w:rsidRPr="0009634D" w:rsidRDefault="008F041A" w:rsidP="008F041A">
                      <w:pPr>
                        <w:ind w:left="360"/>
                        <w:jc w:val="right"/>
                        <w:rPr>
                          <w:rFonts w:ascii="DINOT-Extlight" w:hAnsi="DINOT-Extlight" w:cstheme="minorHAnsi"/>
                          <w:b/>
                          <w:bCs/>
                          <w:i/>
                          <w:iCs/>
                          <w:sz w:val="20"/>
                          <w:szCs w:val="20"/>
                        </w:rPr>
                      </w:pPr>
                      <w:r w:rsidRPr="0009634D">
                        <w:rPr>
                          <w:rFonts w:ascii="DINOT-Extlight" w:hAnsi="DINOT-Extlight" w:cstheme="minorHAnsi"/>
                          <w:b/>
                          <w:bCs/>
                          <w:i/>
                          <w:iCs/>
                          <w:sz w:val="20"/>
                          <w:szCs w:val="20"/>
                        </w:rPr>
                        <w:t xml:space="preserve">Figure </w:t>
                      </w:r>
                      <w:r>
                        <w:rPr>
                          <w:rFonts w:ascii="DINOT-Extlight" w:hAnsi="DINOT-Extlight" w:cstheme="minorHAnsi"/>
                          <w:b/>
                          <w:bCs/>
                          <w:i/>
                          <w:iCs/>
                          <w:sz w:val="20"/>
                          <w:szCs w:val="20"/>
                        </w:rPr>
                        <w:t>6</w:t>
                      </w:r>
                    </w:p>
                  </w:txbxContent>
                </v:textbox>
                <w10:wrap anchorx="margin" anchory="margin"/>
                <w10:anchorlock/>
              </v:shape>
            </w:pict>
          </mc:Fallback>
        </mc:AlternateContent>
      </w:r>
    </w:p>
    <w:p w14:paraId="01EAE4EC" w14:textId="2A8CCBAE" w:rsidR="00CF210A" w:rsidRPr="006508DC" w:rsidRDefault="006508DC" w:rsidP="00D15746">
      <w:pPr>
        <w:pStyle w:val="Heading1"/>
        <w:rPr>
          <w:rFonts w:ascii="DINOT-Bold" w:eastAsia="Times New Roman" w:hAnsi="DINOT-Bold" w:cs="Courier"/>
          <w:noProof/>
          <w:color w:val="ED0677"/>
          <w:sz w:val="26"/>
          <w:szCs w:val="26"/>
        </w:rPr>
      </w:pPr>
      <w:bookmarkStart w:id="87" w:name="_Toc496518146"/>
      <w:bookmarkStart w:id="88" w:name="_Toc496518551"/>
      <w:bookmarkEnd w:id="1"/>
      <w:r w:rsidRPr="006508DC">
        <w:rPr>
          <w:rFonts w:ascii="DINOT-Bold" w:eastAsia="Times New Roman" w:hAnsi="DINOT-Bold" w:cs="Courier"/>
          <w:noProof/>
          <w:color w:val="ED0677"/>
          <w:sz w:val="26"/>
          <w:szCs w:val="26"/>
        </w:rPr>
        <w:lastRenderedPageBreak/>
        <w:t>SUMMARY</w:t>
      </w:r>
      <w:bookmarkEnd w:id="87"/>
      <w:bookmarkEnd w:id="88"/>
      <w:r w:rsidRPr="006508DC">
        <w:rPr>
          <w:rFonts w:ascii="DINOT-Bold" w:eastAsia="Times New Roman" w:hAnsi="DINOT-Bold" w:cs="Courier"/>
          <w:noProof/>
          <w:color w:val="ED0677"/>
          <w:sz w:val="26"/>
          <w:szCs w:val="26"/>
        </w:rPr>
        <w:t xml:space="preserve"> </w:t>
      </w:r>
    </w:p>
    <w:p w14:paraId="2B5CE73C" w14:textId="7DA69807" w:rsidR="00D1797A" w:rsidRPr="006508DC" w:rsidRDefault="00D1797A" w:rsidP="006508DC">
      <w:pPr>
        <w:spacing w:line="320" w:lineRule="exact"/>
        <w:ind w:left="0"/>
        <w:rPr>
          <w:rFonts w:ascii="DINOT-Extlight" w:hAnsi="DINOT-Extlight" w:cstheme="minorHAnsi"/>
          <w:sz w:val="20"/>
          <w:szCs w:val="20"/>
        </w:rPr>
      </w:pPr>
      <w:r w:rsidRPr="006508DC">
        <w:rPr>
          <w:rFonts w:ascii="DINOT-Extlight" w:hAnsi="DINOT-Extlight" w:cstheme="minorHAnsi"/>
          <w:sz w:val="20"/>
          <w:szCs w:val="20"/>
        </w:rPr>
        <w:t xml:space="preserve">Expanding polyurethane foams are easy to use as a lightweight filling material and </w:t>
      </w:r>
      <w:r w:rsidR="003E502C" w:rsidRPr="006508DC">
        <w:rPr>
          <w:rFonts w:ascii="DINOT-Extlight" w:hAnsi="DINOT-Extlight" w:cstheme="minorHAnsi"/>
          <w:sz w:val="20"/>
          <w:szCs w:val="20"/>
        </w:rPr>
        <w:t xml:space="preserve">add needed strength and durability to </w:t>
      </w:r>
      <w:r w:rsidRPr="006508DC">
        <w:rPr>
          <w:rFonts w:ascii="DINOT-Extlight" w:hAnsi="DINOT-Extlight" w:cstheme="minorHAnsi"/>
          <w:sz w:val="20"/>
          <w:szCs w:val="20"/>
        </w:rPr>
        <w:t>hollow 3D print</w:t>
      </w:r>
      <w:r w:rsidR="003E502C" w:rsidRPr="006508DC">
        <w:rPr>
          <w:rFonts w:ascii="DINOT-Extlight" w:hAnsi="DINOT-Extlight" w:cstheme="minorHAnsi"/>
          <w:sz w:val="20"/>
          <w:szCs w:val="20"/>
        </w:rPr>
        <w:t>ed models</w:t>
      </w:r>
      <w:r w:rsidRPr="006508DC">
        <w:rPr>
          <w:rFonts w:ascii="DINOT-Extlight" w:hAnsi="DINOT-Extlight" w:cstheme="minorHAnsi"/>
          <w:sz w:val="20"/>
          <w:szCs w:val="20"/>
        </w:rPr>
        <w:t xml:space="preserve">. </w:t>
      </w:r>
      <w:r w:rsidR="003E502C" w:rsidRPr="006508DC">
        <w:rPr>
          <w:rFonts w:ascii="DINOT-Extlight" w:hAnsi="DINOT-Extlight" w:cstheme="minorHAnsi"/>
          <w:sz w:val="20"/>
          <w:szCs w:val="20"/>
        </w:rPr>
        <w:t xml:space="preserve">Adding </w:t>
      </w:r>
      <w:r w:rsidRPr="006508DC">
        <w:rPr>
          <w:rFonts w:ascii="DINOT-Extlight" w:hAnsi="DINOT-Extlight" w:cstheme="minorHAnsi"/>
          <w:sz w:val="20"/>
          <w:szCs w:val="20"/>
        </w:rPr>
        <w:t xml:space="preserve">metal construction </w:t>
      </w:r>
      <w:r w:rsidR="003E502C" w:rsidRPr="006508DC">
        <w:rPr>
          <w:rFonts w:ascii="DINOT-Extlight" w:hAnsi="DINOT-Extlight" w:cstheme="minorHAnsi"/>
          <w:sz w:val="20"/>
          <w:szCs w:val="20"/>
        </w:rPr>
        <w:t>can</w:t>
      </w:r>
      <w:r w:rsidR="001E6D31" w:rsidRPr="006508DC">
        <w:rPr>
          <w:rFonts w:ascii="DINOT-Extlight" w:hAnsi="DINOT-Extlight" w:cstheme="minorHAnsi"/>
          <w:sz w:val="20"/>
          <w:szCs w:val="20"/>
        </w:rPr>
        <w:t xml:space="preserve"> improve</w:t>
      </w:r>
      <w:r w:rsidRPr="006508DC">
        <w:rPr>
          <w:rFonts w:ascii="DINOT-Extlight" w:hAnsi="DINOT-Extlight" w:cstheme="minorHAnsi"/>
          <w:sz w:val="20"/>
          <w:szCs w:val="20"/>
        </w:rPr>
        <w:t xml:space="preserve"> structural integrity and provide the model with long</w:t>
      </w:r>
      <w:r w:rsidR="003E502C" w:rsidRPr="006508DC">
        <w:rPr>
          <w:rFonts w:ascii="DINOT-Extlight" w:hAnsi="DINOT-Extlight" w:cstheme="minorHAnsi"/>
          <w:sz w:val="20"/>
          <w:szCs w:val="20"/>
        </w:rPr>
        <w:t>-</w:t>
      </w:r>
      <w:r w:rsidRPr="006508DC">
        <w:rPr>
          <w:rFonts w:ascii="DINOT-Extlight" w:hAnsi="DINOT-Extlight" w:cstheme="minorHAnsi"/>
          <w:sz w:val="20"/>
          <w:szCs w:val="20"/>
        </w:rPr>
        <w:t>lasting durability.</w:t>
      </w:r>
    </w:p>
    <w:p w14:paraId="261FB6CD" w14:textId="61035719" w:rsidR="00D1797A" w:rsidRPr="006508DC" w:rsidRDefault="00D1797A" w:rsidP="006508DC">
      <w:pPr>
        <w:spacing w:line="320" w:lineRule="exact"/>
        <w:ind w:left="0"/>
        <w:rPr>
          <w:rFonts w:ascii="DINOT-Extlight" w:hAnsi="DINOT-Extlight" w:cstheme="minorHAnsi"/>
          <w:sz w:val="20"/>
          <w:szCs w:val="20"/>
        </w:rPr>
      </w:pPr>
      <w:r w:rsidRPr="006508DC">
        <w:rPr>
          <w:rFonts w:ascii="DINOT-Extlight" w:hAnsi="DINOT-Extlight" w:cstheme="minorHAnsi"/>
          <w:sz w:val="20"/>
          <w:szCs w:val="20"/>
        </w:rPr>
        <w:t xml:space="preserve">Massivit is hopeful that you found this document productive, and that </w:t>
      </w:r>
      <w:r w:rsidR="001E6D31" w:rsidRPr="006508DC">
        <w:rPr>
          <w:rFonts w:ascii="DINOT-Extlight" w:hAnsi="DINOT-Extlight" w:cstheme="minorHAnsi"/>
          <w:sz w:val="20"/>
          <w:szCs w:val="20"/>
        </w:rPr>
        <w:t xml:space="preserve">the </w:t>
      </w:r>
      <w:r w:rsidRPr="006508DC">
        <w:rPr>
          <w:rFonts w:ascii="DINOT-Extlight" w:hAnsi="DINOT-Extlight" w:cstheme="minorHAnsi"/>
          <w:sz w:val="20"/>
          <w:szCs w:val="20"/>
        </w:rPr>
        <w:t xml:space="preserve">best practices, guidelines and tips that we </w:t>
      </w:r>
      <w:r w:rsidR="003E502C" w:rsidRPr="006508DC">
        <w:rPr>
          <w:rFonts w:ascii="DINOT-Extlight" w:hAnsi="DINOT-Extlight" w:cstheme="minorHAnsi"/>
          <w:sz w:val="20"/>
          <w:szCs w:val="20"/>
        </w:rPr>
        <w:t xml:space="preserve">have </w:t>
      </w:r>
      <w:r w:rsidRPr="006508DC">
        <w:rPr>
          <w:rFonts w:ascii="DINOT-Extlight" w:hAnsi="DINOT-Extlight" w:cstheme="minorHAnsi"/>
          <w:sz w:val="20"/>
          <w:szCs w:val="20"/>
        </w:rPr>
        <w:t xml:space="preserve">learned from our own experience and from the experience of Massivit customers </w:t>
      </w:r>
      <w:r w:rsidR="009765D2">
        <w:rPr>
          <w:rFonts w:ascii="DINOT-Extlight" w:hAnsi="DINOT-Extlight" w:cstheme="minorHAnsi"/>
          <w:sz w:val="20"/>
          <w:szCs w:val="20"/>
        </w:rPr>
        <w:t>are</w:t>
      </w:r>
      <w:r w:rsidRPr="006508DC">
        <w:rPr>
          <w:rFonts w:ascii="DINOT-Extlight" w:hAnsi="DINOT-Extlight" w:cstheme="minorHAnsi"/>
          <w:sz w:val="20"/>
          <w:szCs w:val="20"/>
        </w:rPr>
        <w:t xml:space="preserve"> beneficial </w:t>
      </w:r>
      <w:r w:rsidR="003E502C" w:rsidRPr="006508DC">
        <w:rPr>
          <w:rFonts w:ascii="DINOT-Extlight" w:hAnsi="DINOT-Extlight" w:cstheme="minorHAnsi"/>
          <w:sz w:val="20"/>
          <w:szCs w:val="20"/>
        </w:rPr>
        <w:t xml:space="preserve">to </w:t>
      </w:r>
      <w:r w:rsidRPr="006508DC">
        <w:rPr>
          <w:rFonts w:ascii="DINOT-Extlight" w:hAnsi="DINOT-Extlight" w:cstheme="minorHAnsi"/>
          <w:sz w:val="20"/>
          <w:szCs w:val="20"/>
        </w:rPr>
        <w:t>you.</w:t>
      </w:r>
    </w:p>
    <w:p w14:paraId="2D51A655" w14:textId="54BC8A28" w:rsidR="006508DC" w:rsidRPr="00AF5C66" w:rsidRDefault="00D1797A" w:rsidP="00AF5C66">
      <w:pPr>
        <w:spacing w:line="320" w:lineRule="exact"/>
        <w:ind w:left="0"/>
        <w:rPr>
          <w:rFonts w:ascii="DINOT-Extlight" w:hAnsi="DINOT-Extlight" w:cstheme="minorHAnsi"/>
          <w:sz w:val="20"/>
          <w:szCs w:val="20"/>
        </w:rPr>
        <w:sectPr w:rsidR="006508DC" w:rsidRPr="00AF5C66" w:rsidSect="006508DC">
          <w:pgSz w:w="11906" w:h="16838" w:code="9"/>
          <w:pgMar w:top="2448" w:right="1008" w:bottom="1440" w:left="1008" w:header="864" w:footer="288" w:gutter="0"/>
          <w:cols w:space="720"/>
          <w:docGrid w:linePitch="360"/>
        </w:sectPr>
      </w:pPr>
      <w:r w:rsidRPr="006508DC">
        <w:rPr>
          <w:rFonts w:ascii="DINOT-Extlight" w:hAnsi="DINOT-Extlight" w:cstheme="minorHAnsi"/>
          <w:sz w:val="20"/>
          <w:szCs w:val="20"/>
        </w:rPr>
        <w:t>For further technical questions about the process of filling models</w:t>
      </w:r>
      <w:r w:rsidR="003E502C" w:rsidRPr="006508DC">
        <w:rPr>
          <w:rFonts w:ascii="DINOT-Extlight" w:hAnsi="DINOT-Extlight" w:cstheme="minorHAnsi"/>
          <w:sz w:val="20"/>
          <w:szCs w:val="20"/>
        </w:rPr>
        <w:t xml:space="preserve"> with expanding foams</w:t>
      </w:r>
      <w:r w:rsidRPr="006508DC">
        <w:rPr>
          <w:rFonts w:ascii="DINOT-Extlight" w:hAnsi="DINOT-Extlight" w:cstheme="minorHAnsi"/>
          <w:sz w:val="20"/>
          <w:szCs w:val="20"/>
        </w:rPr>
        <w:t xml:space="preserve">, please contact your Massivit support </w:t>
      </w:r>
      <w:r w:rsidR="003E502C" w:rsidRPr="006508DC">
        <w:rPr>
          <w:rFonts w:ascii="DINOT-Extlight" w:hAnsi="DINOT-Extlight" w:cstheme="minorHAnsi"/>
          <w:sz w:val="20"/>
          <w:szCs w:val="20"/>
        </w:rPr>
        <w:t>representative</w:t>
      </w:r>
      <w:r w:rsidR="00AF5C66">
        <w:rPr>
          <w:rFonts w:ascii="DINOT-Extlight" w:hAnsi="DINOT-Extlight" w:cstheme="minorHAnsi"/>
          <w:sz w:val="20"/>
          <w:szCs w:val="20"/>
        </w:rPr>
        <w:t xml:space="preserve"> or </w:t>
      </w:r>
      <w:hyperlink r:id="rId32" w:history="1">
        <w:r w:rsidR="00150729" w:rsidRPr="00273F50">
          <w:rPr>
            <w:rStyle w:val="Hyperlink"/>
            <w:rFonts w:ascii="DINOT-Extlight" w:hAnsi="DINOT-Extlight" w:cstheme="minorHAnsi"/>
            <w:sz w:val="20"/>
            <w:szCs w:val="20"/>
          </w:rPr>
          <w:t>support@massivit.com</w:t>
        </w:r>
      </w:hyperlink>
      <w:r w:rsidR="00AF5C66">
        <w:rPr>
          <w:rFonts w:ascii="DINOT-Extlight" w:hAnsi="DINOT-Extlight" w:cstheme="minorHAnsi"/>
          <w:sz w:val="20"/>
          <w:szCs w:val="20"/>
        </w:rPr>
        <w:t>.</w:t>
      </w:r>
    </w:p>
    <w:p w14:paraId="6A8CF2C8" w14:textId="62EB7EBF" w:rsidR="0025473B" w:rsidRDefault="0025473B">
      <w:pPr>
        <w:ind w:left="0"/>
        <w:rPr>
          <w:rFonts w:asciiTheme="minorHAnsi" w:hAnsiTheme="minorHAnsi" w:cstheme="minorHAnsi"/>
          <w:sz w:val="24"/>
          <w:szCs w:val="24"/>
          <w:rtl/>
          <w:lang w:bidi="ar-SA"/>
        </w:rPr>
      </w:pPr>
    </w:p>
    <w:p w14:paraId="7F6A491D" w14:textId="0F014492" w:rsidR="00803770" w:rsidRDefault="00803770">
      <w:pPr>
        <w:ind w:left="0"/>
        <w:rPr>
          <w:rFonts w:asciiTheme="minorHAnsi" w:hAnsiTheme="minorHAnsi" w:cstheme="minorHAnsi"/>
          <w:sz w:val="24"/>
          <w:szCs w:val="24"/>
          <w:rtl/>
          <w:lang w:bidi="ar-SA"/>
        </w:rPr>
      </w:pPr>
    </w:p>
    <w:p w14:paraId="29EC59C1" w14:textId="38E7EAE0" w:rsidR="00CF210A" w:rsidRPr="00906AA4" w:rsidRDefault="000B13C2" w:rsidP="00803770">
      <w:pPr>
        <w:ind w:left="0"/>
        <w:jc w:val="both"/>
        <w:rPr>
          <w:rFonts w:asciiTheme="minorHAnsi" w:hAnsiTheme="minorHAnsi" w:cstheme="minorHAnsi"/>
          <w:sz w:val="24"/>
          <w:szCs w:val="24"/>
        </w:rPr>
      </w:pPr>
      <w:r>
        <w:rPr>
          <w:noProof/>
        </w:rPr>
        <w:drawing>
          <wp:anchor distT="0" distB="0" distL="114300" distR="114300" simplePos="0" relativeHeight="251729920" behindDoc="1" locked="0" layoutInCell="1" allowOverlap="1" wp14:anchorId="728191D9" wp14:editId="342A77A1">
            <wp:simplePos x="0" y="0"/>
            <wp:positionH relativeFrom="page">
              <wp:align>left</wp:align>
            </wp:positionH>
            <wp:positionV relativeFrom="paragraph">
              <wp:posOffset>4749165</wp:posOffset>
            </wp:positionV>
            <wp:extent cx="7629525" cy="3818255"/>
            <wp:effectExtent l="0" t="0" r="9525" b="0"/>
            <wp:wrapNone/>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7629525" cy="381825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sz w:val="24"/>
          <w:szCs w:val="24"/>
        </w:rPr>
        <mc:AlternateContent>
          <mc:Choice Requires="wps">
            <w:drawing>
              <wp:anchor distT="0" distB="0" distL="114300" distR="114300" simplePos="0" relativeHeight="251727872" behindDoc="0" locked="0" layoutInCell="1" allowOverlap="1" wp14:anchorId="6969D86A" wp14:editId="34634F70">
                <wp:simplePos x="0" y="0"/>
                <wp:positionH relativeFrom="margin">
                  <wp:posOffset>-2026285</wp:posOffset>
                </wp:positionH>
                <wp:positionV relativeFrom="paragraph">
                  <wp:posOffset>7051040</wp:posOffset>
                </wp:positionV>
                <wp:extent cx="4756785" cy="598170"/>
                <wp:effectExtent l="0" t="0" r="0" b="0"/>
                <wp:wrapNone/>
                <wp:docPr id="3" name="Text Box 3"/>
                <wp:cNvGraphicFramePr/>
                <a:graphic xmlns:a="http://schemas.openxmlformats.org/drawingml/2006/main">
                  <a:graphicData uri="http://schemas.microsoft.com/office/word/2010/wordprocessingShape">
                    <wps:wsp>
                      <wps:cNvSpPr txBox="1"/>
                      <wps:spPr>
                        <a:xfrm>
                          <a:off x="0" y="0"/>
                          <a:ext cx="4756785" cy="598170"/>
                        </a:xfrm>
                        <a:prstGeom prst="rect">
                          <a:avLst/>
                        </a:prstGeom>
                        <a:noFill/>
                        <a:ln w="6350">
                          <a:noFill/>
                        </a:ln>
                      </wps:spPr>
                      <wps:txbx>
                        <w:txbxContent>
                          <w:p w14:paraId="5220F390" w14:textId="668BF806" w:rsidR="00803770" w:rsidRPr="00803770" w:rsidRDefault="00803770" w:rsidP="00FC55F7">
                            <w:pPr>
                              <w:pStyle w:val="Default"/>
                              <w:spacing w:line="320" w:lineRule="exact"/>
                              <w:rPr>
                                <w:rFonts w:ascii="DINOT" w:hAnsi="DINOT" w:cstheme="minorHAnsi"/>
                                <w:color w:val="auto"/>
                                <w:sz w:val="20"/>
                                <w:szCs w:val="20"/>
                              </w:rPr>
                            </w:pPr>
                            <w:r w:rsidRPr="00803770">
                              <w:rPr>
                                <w:rFonts w:ascii="DINOT" w:hAnsi="DINOT" w:cstheme="minorHAnsi"/>
                                <w:color w:val="auto"/>
                                <w:sz w:val="20"/>
                                <w:szCs w:val="20"/>
                              </w:rPr>
                              <w:t xml:space="preserve">11 </w:t>
                            </w:r>
                            <w:proofErr w:type="spellStart"/>
                            <w:r w:rsidRPr="00803770">
                              <w:rPr>
                                <w:rFonts w:ascii="DINOT" w:hAnsi="DINOT" w:cstheme="minorHAnsi"/>
                                <w:color w:val="auto"/>
                                <w:sz w:val="20"/>
                                <w:szCs w:val="20"/>
                              </w:rPr>
                              <w:t>Pesah</w:t>
                            </w:r>
                            <w:proofErr w:type="spellEnd"/>
                            <w:r w:rsidRPr="00803770">
                              <w:rPr>
                                <w:rFonts w:ascii="DINOT" w:hAnsi="DINOT" w:cstheme="minorHAnsi"/>
                                <w:color w:val="auto"/>
                                <w:sz w:val="20"/>
                                <w:szCs w:val="20"/>
                              </w:rPr>
                              <w:t xml:space="preserve"> Lev St., Lod 712936. Israel</w:t>
                            </w:r>
                            <w:r w:rsidR="00FC55F7">
                              <w:rPr>
                                <w:rFonts w:ascii="DINOT" w:hAnsi="DINOT" w:cstheme="minorHAnsi"/>
                                <w:color w:val="auto"/>
                                <w:sz w:val="20"/>
                                <w:szCs w:val="20"/>
                              </w:rPr>
                              <w:t xml:space="preserve"> | </w:t>
                            </w:r>
                            <w:r w:rsidR="00FC55F7" w:rsidRPr="00803770">
                              <w:rPr>
                                <w:rFonts w:ascii="DINOT" w:hAnsi="DINOT" w:cstheme="minorHAnsi"/>
                                <w:color w:val="auto"/>
                                <w:sz w:val="20"/>
                                <w:szCs w:val="20"/>
                              </w:rPr>
                              <w:t>Tel: +972-8-6519486</w:t>
                            </w:r>
                            <w:r w:rsidR="00FC55F7">
                              <w:rPr>
                                <w:rFonts w:ascii="DINOT" w:hAnsi="DINOT" w:cstheme="minorHAnsi"/>
                                <w:color w:val="auto"/>
                                <w:sz w:val="20"/>
                                <w:szCs w:val="20"/>
                              </w:rPr>
                              <w:t xml:space="preserve"> |</w:t>
                            </w:r>
                            <w:r w:rsidR="00FC55F7" w:rsidRPr="00803770">
                              <w:rPr>
                                <w:rFonts w:ascii="DINOT" w:hAnsi="DINOT" w:cstheme="minorHAnsi"/>
                                <w:color w:val="auto"/>
                                <w:sz w:val="20"/>
                                <w:szCs w:val="20"/>
                              </w:rPr>
                              <w:t xml:space="preserve"> Fax: +972-8-6900758</w:t>
                            </w:r>
                          </w:p>
                          <w:p w14:paraId="2D7C5E5F" w14:textId="091750F2" w:rsidR="00803770" w:rsidRPr="00803770" w:rsidRDefault="00A026DB" w:rsidP="00FC55F7">
                            <w:pPr>
                              <w:pStyle w:val="Default"/>
                              <w:spacing w:line="320" w:lineRule="exact"/>
                              <w:rPr>
                                <w:rFonts w:ascii="DINOT" w:hAnsi="DINOT" w:cstheme="minorHAnsi"/>
                                <w:color w:val="auto"/>
                                <w:sz w:val="20"/>
                                <w:szCs w:val="20"/>
                              </w:rPr>
                            </w:pPr>
                            <w:hyperlink r:id="rId35" w:history="1">
                              <w:r w:rsidR="00803770" w:rsidRPr="00803770">
                                <w:rPr>
                                  <w:rStyle w:val="Hyperlink"/>
                                  <w:rFonts w:ascii="DINOT" w:hAnsi="DINOT" w:cstheme="minorHAnsi"/>
                                  <w:sz w:val="20"/>
                                  <w:szCs w:val="20"/>
                                </w:rPr>
                                <w:t>www.massivit.com</w:t>
                              </w:r>
                            </w:hyperlink>
                            <w:r w:rsidR="00803770" w:rsidRPr="00803770">
                              <w:rPr>
                                <w:rFonts w:ascii="DINOT" w:hAnsi="DINOT" w:cstheme="minorHAnsi"/>
                                <w:color w:val="auto"/>
                                <w:sz w:val="20"/>
                                <w:szCs w:val="20"/>
                              </w:rPr>
                              <w:t xml:space="preserve"> </w:t>
                            </w:r>
                            <w:r w:rsidR="00803770">
                              <w:rPr>
                                <w:rFonts w:ascii="DINOT" w:hAnsi="DINOT" w:cstheme="minorHAnsi"/>
                                <w:color w:val="auto"/>
                                <w:sz w:val="20"/>
                                <w:szCs w:val="20"/>
                              </w:rPr>
                              <w:t xml:space="preserve">| </w:t>
                            </w:r>
                            <w:hyperlink r:id="rId36" w:history="1">
                              <w:r w:rsidR="00803770" w:rsidRPr="00803770">
                                <w:rPr>
                                  <w:rStyle w:val="Hyperlink"/>
                                  <w:rFonts w:ascii="DINOT" w:hAnsi="DINOT" w:cstheme="minorHAnsi"/>
                                  <w:sz w:val="20"/>
                                  <w:szCs w:val="20"/>
                                </w:rPr>
                                <w:t>info@massivit.com</w:t>
                              </w:r>
                            </w:hyperlink>
                          </w:p>
                          <w:p w14:paraId="173D1E02" w14:textId="6B9A8998" w:rsidR="00803770" w:rsidRPr="00803770" w:rsidRDefault="00803770" w:rsidP="00FC55F7">
                            <w:pPr>
                              <w:pStyle w:val="Default"/>
                              <w:spacing w:line="320" w:lineRule="exact"/>
                              <w:rPr>
                                <w:rFonts w:ascii="DINOT" w:hAnsi="DINOT" w:cstheme="minorHAnsi"/>
                                <w:color w:val="auto"/>
                                <w:sz w:val="20"/>
                                <w:szCs w:val="20"/>
                              </w:rPr>
                            </w:pPr>
                          </w:p>
                          <w:p w14:paraId="7FAE8F85" w14:textId="77777777" w:rsidR="00803770" w:rsidRDefault="00803770" w:rsidP="00FC55F7">
                            <w:pPr>
                              <w:spacing w:line="320" w:lineRule="exact"/>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D86A" id="Text Box 3" o:spid="_x0000_s1041" type="#_x0000_t202" style="position:absolute;left:0;text-align:left;margin-left:-159.55pt;margin-top:555.2pt;width:374.55pt;height:47.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" filled="f" stroked="f" strokeweight=".5pt">
                <v:textbox>
                  <w:txbxContent>
                    <w:p w14:paraId="5220F390" w14:textId="668BF806" w:rsidR="00803770" w:rsidRPr="00803770" w:rsidRDefault="00803770" w:rsidP="00FC55F7">
                      <w:pPr>
                        <w:pStyle w:val="Default"/>
                        <w:spacing w:line="320" w:lineRule="exact"/>
                        <w:rPr>
                          <w:rFonts w:ascii="DINOT" w:hAnsi="DINOT" w:cstheme="minorHAnsi"/>
                          <w:color w:val="auto"/>
                          <w:sz w:val="20"/>
                          <w:szCs w:val="20"/>
                        </w:rPr>
                      </w:pPr>
                      <w:r w:rsidRPr="00803770">
                        <w:rPr>
                          <w:rFonts w:ascii="DINOT" w:hAnsi="DINOT" w:cstheme="minorHAnsi"/>
                          <w:color w:val="auto"/>
                          <w:sz w:val="20"/>
                          <w:szCs w:val="20"/>
                        </w:rPr>
                        <w:t xml:space="preserve">11 </w:t>
                      </w:r>
                      <w:proofErr w:type="spellStart"/>
                      <w:r w:rsidRPr="00803770">
                        <w:rPr>
                          <w:rFonts w:ascii="DINOT" w:hAnsi="DINOT" w:cstheme="minorHAnsi"/>
                          <w:color w:val="auto"/>
                          <w:sz w:val="20"/>
                          <w:szCs w:val="20"/>
                        </w:rPr>
                        <w:t>Pesah</w:t>
                      </w:r>
                      <w:proofErr w:type="spellEnd"/>
                      <w:r w:rsidRPr="00803770">
                        <w:rPr>
                          <w:rFonts w:ascii="DINOT" w:hAnsi="DINOT" w:cstheme="minorHAnsi"/>
                          <w:color w:val="auto"/>
                          <w:sz w:val="20"/>
                          <w:szCs w:val="20"/>
                        </w:rPr>
                        <w:t xml:space="preserve"> Lev St., Lod 712936. Israel</w:t>
                      </w:r>
                      <w:r w:rsidR="00FC55F7">
                        <w:rPr>
                          <w:rFonts w:ascii="DINOT" w:hAnsi="DINOT" w:cstheme="minorHAnsi"/>
                          <w:color w:val="auto"/>
                          <w:sz w:val="20"/>
                          <w:szCs w:val="20"/>
                        </w:rPr>
                        <w:t xml:space="preserve"> | </w:t>
                      </w:r>
                      <w:r w:rsidR="00FC55F7" w:rsidRPr="00803770">
                        <w:rPr>
                          <w:rFonts w:ascii="DINOT" w:hAnsi="DINOT" w:cstheme="minorHAnsi"/>
                          <w:color w:val="auto"/>
                          <w:sz w:val="20"/>
                          <w:szCs w:val="20"/>
                        </w:rPr>
                        <w:t>Tel: +972-8-6519486</w:t>
                      </w:r>
                      <w:r w:rsidR="00FC55F7">
                        <w:rPr>
                          <w:rFonts w:ascii="DINOT" w:hAnsi="DINOT" w:cstheme="minorHAnsi"/>
                          <w:color w:val="auto"/>
                          <w:sz w:val="20"/>
                          <w:szCs w:val="20"/>
                        </w:rPr>
                        <w:t xml:space="preserve"> |</w:t>
                      </w:r>
                      <w:r w:rsidR="00FC55F7" w:rsidRPr="00803770">
                        <w:rPr>
                          <w:rFonts w:ascii="DINOT" w:hAnsi="DINOT" w:cstheme="minorHAnsi"/>
                          <w:color w:val="auto"/>
                          <w:sz w:val="20"/>
                          <w:szCs w:val="20"/>
                        </w:rPr>
                        <w:t xml:space="preserve"> Fax: +972-8-6900758</w:t>
                      </w:r>
                    </w:p>
                    <w:p w14:paraId="2D7C5E5F" w14:textId="091750F2" w:rsidR="00803770" w:rsidRPr="00803770" w:rsidRDefault="00A026DB" w:rsidP="00FC55F7">
                      <w:pPr>
                        <w:pStyle w:val="Default"/>
                        <w:spacing w:line="320" w:lineRule="exact"/>
                        <w:rPr>
                          <w:rFonts w:ascii="DINOT" w:hAnsi="DINOT" w:cstheme="minorHAnsi"/>
                          <w:color w:val="auto"/>
                          <w:sz w:val="20"/>
                          <w:szCs w:val="20"/>
                        </w:rPr>
                      </w:pPr>
                      <w:hyperlink r:id="rId37" w:history="1">
                        <w:r w:rsidR="00803770" w:rsidRPr="00803770">
                          <w:rPr>
                            <w:rStyle w:val="Hyperlink"/>
                            <w:rFonts w:ascii="DINOT" w:hAnsi="DINOT" w:cstheme="minorHAnsi"/>
                            <w:sz w:val="20"/>
                            <w:szCs w:val="20"/>
                          </w:rPr>
                          <w:t>www.massivit.com</w:t>
                        </w:r>
                      </w:hyperlink>
                      <w:r w:rsidR="00803770" w:rsidRPr="00803770">
                        <w:rPr>
                          <w:rFonts w:ascii="DINOT" w:hAnsi="DINOT" w:cstheme="minorHAnsi"/>
                          <w:color w:val="auto"/>
                          <w:sz w:val="20"/>
                          <w:szCs w:val="20"/>
                        </w:rPr>
                        <w:t xml:space="preserve"> </w:t>
                      </w:r>
                      <w:r w:rsidR="00803770">
                        <w:rPr>
                          <w:rFonts w:ascii="DINOT" w:hAnsi="DINOT" w:cstheme="minorHAnsi"/>
                          <w:color w:val="auto"/>
                          <w:sz w:val="20"/>
                          <w:szCs w:val="20"/>
                        </w:rPr>
                        <w:t xml:space="preserve">| </w:t>
                      </w:r>
                      <w:hyperlink r:id="rId38" w:history="1">
                        <w:r w:rsidR="00803770" w:rsidRPr="00803770">
                          <w:rPr>
                            <w:rStyle w:val="Hyperlink"/>
                            <w:rFonts w:ascii="DINOT" w:hAnsi="DINOT" w:cstheme="minorHAnsi"/>
                            <w:sz w:val="20"/>
                            <w:szCs w:val="20"/>
                          </w:rPr>
                          <w:t>info@massivit.com</w:t>
                        </w:r>
                      </w:hyperlink>
                    </w:p>
                    <w:p w14:paraId="173D1E02" w14:textId="6B9A8998" w:rsidR="00803770" w:rsidRPr="00803770" w:rsidRDefault="00803770" w:rsidP="00FC55F7">
                      <w:pPr>
                        <w:pStyle w:val="Default"/>
                        <w:spacing w:line="320" w:lineRule="exact"/>
                        <w:rPr>
                          <w:rFonts w:ascii="DINOT" w:hAnsi="DINOT" w:cstheme="minorHAnsi"/>
                          <w:color w:val="auto"/>
                          <w:sz w:val="20"/>
                          <w:szCs w:val="20"/>
                        </w:rPr>
                      </w:pPr>
                    </w:p>
                    <w:p w14:paraId="7FAE8F85" w14:textId="77777777" w:rsidR="00803770" w:rsidRDefault="00803770" w:rsidP="00FC55F7">
                      <w:pPr>
                        <w:spacing w:line="320" w:lineRule="exact"/>
                        <w:ind w:left="0"/>
                      </w:pPr>
                    </w:p>
                  </w:txbxContent>
                </v:textbox>
                <w10:wrap anchorx="margin"/>
              </v:shape>
            </w:pict>
          </mc:Fallback>
        </mc:AlternateContent>
      </w:r>
      <w:r w:rsidR="0071563F">
        <w:rPr>
          <w:noProof/>
        </w:rPr>
        <w:drawing>
          <wp:anchor distT="0" distB="0" distL="114300" distR="114300" simplePos="0" relativeHeight="251728896" behindDoc="0" locked="0" layoutInCell="1" allowOverlap="1" wp14:anchorId="6F946015" wp14:editId="2BD09F6A">
            <wp:simplePos x="0" y="0"/>
            <wp:positionH relativeFrom="column">
              <wp:posOffset>-2210435</wp:posOffset>
            </wp:positionH>
            <wp:positionV relativeFrom="paragraph">
              <wp:posOffset>5720171</wp:posOffset>
            </wp:positionV>
            <wp:extent cx="1325880" cy="1291590"/>
            <wp:effectExtent l="0" t="0" r="7620" b="381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325880" cy="1291590"/>
                    </a:xfrm>
                    <a:prstGeom prst="rect">
                      <a:avLst/>
                    </a:prstGeom>
                  </pic:spPr>
                </pic:pic>
              </a:graphicData>
            </a:graphic>
            <wp14:sizeRelH relativeFrom="margin">
              <wp14:pctWidth>0</wp14:pctWidth>
            </wp14:sizeRelH>
            <wp14:sizeRelV relativeFrom="margin">
              <wp14:pctHeight>0</wp14:pctHeight>
            </wp14:sizeRelV>
          </wp:anchor>
        </w:drawing>
      </w:r>
      <w:r w:rsidR="00274AE3">
        <w:rPr>
          <w:rFonts w:asciiTheme="minorHAnsi" w:hAnsiTheme="minorHAnsi" w:cstheme="minorHAnsi"/>
          <w:noProof/>
          <w:color w:val="000000"/>
          <w:sz w:val="24"/>
          <w:szCs w:val="24"/>
        </w:rPr>
        <mc:AlternateContent>
          <mc:Choice Requires="wps">
            <w:drawing>
              <wp:anchor distT="0" distB="0" distL="114300" distR="114300" simplePos="0" relativeHeight="251726848" behindDoc="0" locked="0" layoutInCell="1" allowOverlap="1" wp14:anchorId="18E0C802" wp14:editId="2026F967">
                <wp:simplePos x="0" y="0"/>
                <wp:positionH relativeFrom="margin">
                  <wp:posOffset>-2156460</wp:posOffset>
                </wp:positionH>
                <wp:positionV relativeFrom="paragraph">
                  <wp:posOffset>7866380</wp:posOffset>
                </wp:positionV>
                <wp:extent cx="6333490" cy="617220"/>
                <wp:effectExtent l="0" t="0" r="0" b="0"/>
                <wp:wrapNone/>
                <wp:docPr id="2" name="Text Box 2"/>
                <wp:cNvGraphicFramePr/>
                <a:graphic xmlns:a="http://schemas.openxmlformats.org/drawingml/2006/main">
                  <a:graphicData uri="http://schemas.microsoft.com/office/word/2010/wordprocessingShape">
                    <wps:wsp>
                      <wps:cNvSpPr txBox="1"/>
                      <wps:spPr>
                        <a:xfrm>
                          <a:off x="0" y="0"/>
                          <a:ext cx="6333490" cy="617220"/>
                        </a:xfrm>
                        <a:prstGeom prst="rect">
                          <a:avLst/>
                        </a:prstGeom>
                        <a:noFill/>
                        <a:ln w="6350">
                          <a:noFill/>
                        </a:ln>
                      </wps:spPr>
                      <wps:txbx>
                        <w:txbxContent>
                          <w:p w14:paraId="07AE1989" w14:textId="54A420D7" w:rsidR="00803770" w:rsidRPr="00803770" w:rsidRDefault="00803770" w:rsidP="00DD269D">
                            <w:pPr>
                              <w:pStyle w:val="smallletterstyle"/>
                              <w:jc w:val="both"/>
                            </w:pPr>
                            <w:r w:rsidRPr="00803770">
                              <w:rPr>
                                <w:rStyle w:val="A14"/>
                                <w:rFonts w:cstheme="minorHAnsi"/>
                                <w:sz w:val="14"/>
                                <w:szCs w:val="14"/>
                              </w:rPr>
                              <w:t xml:space="preserve">© 2017 Massivit 3D Printing Technologies Ltd. All rights reserved. Massivit 3D, GDP Gel Dispensing Printing, Massivit 1800 and the related logos and slogans are trademarks of Massivit 3D Printing Technologies Ltd. All brand names are the property of their respective owners and may or may not be trademarked.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C802" id="Text Box 2" o:spid="_x0000_s1042" type="#_x0000_t202" style="position:absolute;left:0;text-align:left;margin-left:-169.8pt;margin-top:619.4pt;width:498.7pt;height:48.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" filled="f" stroked="f" strokeweight=".5pt">
                <v:textbox>
                  <w:txbxContent>
                    <w:p w14:paraId="07AE1989" w14:textId="54A420D7" w:rsidR="00803770" w:rsidRPr="00803770" w:rsidRDefault="00803770" w:rsidP="00DD269D">
                      <w:pPr>
                        <w:pStyle w:val="smallletterstyle"/>
                        <w:jc w:val="both"/>
                      </w:pPr>
                      <w:r w:rsidRPr="00803770">
                        <w:rPr>
                          <w:rStyle w:val="A14"/>
                          <w:rFonts w:cstheme="minorHAnsi"/>
                          <w:sz w:val="14"/>
                          <w:szCs w:val="14"/>
                        </w:rPr>
                        <w:t xml:space="preserve">© 2017 Massivit 3D Printing Technologies Ltd. All rights reserved. Massivit 3D, GDP Gel Dispensing Printing, Massivit 1800 and the related logos and slogans are trademarks of Massivit 3D Printing Technologies Ltd. All brand names are the property of their respective owners and may or may not be trademarked. </w:t>
                      </w:r>
                    </w:p>
                  </w:txbxContent>
                </v:textbox>
                <w10:wrap anchorx="margin"/>
              </v:shape>
            </w:pict>
          </mc:Fallback>
        </mc:AlternateContent>
      </w:r>
      <w:r w:rsidR="0025473B" w:rsidRPr="00906AA4">
        <w:rPr>
          <w:rStyle w:val="A14"/>
          <w:rFonts w:asciiTheme="minorHAnsi" w:hAnsiTheme="minorHAnsi" w:cstheme="minorHAnsi"/>
          <w:sz w:val="24"/>
          <w:szCs w:val="24"/>
        </w:rPr>
        <w:t xml:space="preserve"> </w:t>
      </w:r>
    </w:p>
    <w:sectPr w:rsidR="00CF210A" w:rsidRPr="00906AA4" w:rsidSect="00E65A00">
      <w:pgSz w:w="11906" w:h="16838" w:code="9"/>
      <w:pgMar w:top="2448" w:right="1008" w:bottom="1440" w:left="4320" w:header="864" w:footer="288" w:gutter="0"/>
      <w:cols w:space="720"/>
      <w:docGrid w:linePitch="360"/>
      <w:sectPrChange w:id="89" w:author="hen zelinger" w:date="2017-11-21T12:05:00Z">
        <w:sectPr w:rsidR="00CF210A" w:rsidRPr="00906AA4" w:rsidSect="00E65A00">
          <w:pgSz w:w="12240" w:h="15840" w:code="0"/>
          <w:pgMar w:top="1440" w:right="1440" w:bottom="1440" w:left="1440" w:header="864" w:footer="576"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19DE7" w14:textId="77777777" w:rsidR="00A026DB" w:rsidRDefault="00A026DB" w:rsidP="007706C9">
      <w:pPr>
        <w:spacing w:before="0" w:after="0" w:line="240" w:lineRule="auto"/>
      </w:pPr>
      <w:r>
        <w:separator/>
      </w:r>
    </w:p>
    <w:p w14:paraId="4933AAF1" w14:textId="77777777" w:rsidR="00A026DB" w:rsidRDefault="00A026DB"/>
    <w:p w14:paraId="5E31BB7C" w14:textId="77777777" w:rsidR="00A026DB" w:rsidRDefault="00A026DB"/>
  </w:endnote>
  <w:endnote w:type="continuationSeparator" w:id="0">
    <w:p w14:paraId="560D8554" w14:textId="77777777" w:rsidR="00A026DB" w:rsidRDefault="00A026DB" w:rsidP="007706C9">
      <w:pPr>
        <w:spacing w:before="0" w:after="0" w:line="240" w:lineRule="auto"/>
      </w:pPr>
      <w:r>
        <w:continuationSeparator/>
      </w:r>
    </w:p>
    <w:p w14:paraId="5FC0C03B" w14:textId="77777777" w:rsidR="00A026DB" w:rsidRDefault="00A026DB"/>
    <w:p w14:paraId="009B73AD" w14:textId="77777777" w:rsidR="00A026DB" w:rsidRDefault="00A026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DINOT">
    <w:altName w:val="Calibri"/>
    <w:panose1 w:val="00000000000000000000"/>
    <w:charset w:val="00"/>
    <w:family w:val="swiss"/>
    <w:notTrueType/>
    <w:pitch w:val="variable"/>
    <w:sig w:usb0="800000EF" w:usb1="4000A47B" w:usb2="00000000" w:usb3="00000000" w:csb0="00000001" w:csb1="00000000"/>
  </w:font>
  <w:font w:name="DINOT-Bold">
    <w:altName w:val="Calibri"/>
    <w:panose1 w:val="00000000000000000000"/>
    <w:charset w:val="00"/>
    <w:family w:val="swiss"/>
    <w:notTrueType/>
    <w:pitch w:val="variable"/>
    <w:sig w:usb0="800000EF" w:usb1="4000A47B"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Helvetica Neue LT Std">
    <w:altName w:val="Times New Roman"/>
    <w:charset w:val="00"/>
    <w:family w:val="auto"/>
    <w:pitch w:val="variable"/>
    <w:sig w:usb0="00000003" w:usb1="500079DB" w:usb2="00000010" w:usb3="00000000" w:csb0="00000001"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DINOT-Extlight">
    <w:altName w:val="Calibri"/>
    <w:panose1 w:val="00000000000000000000"/>
    <w:charset w:val="00"/>
    <w:family w:val="swiss"/>
    <w:notTrueType/>
    <w:pitch w:val="variable"/>
    <w:sig w:usb0="800000EF" w:usb1="4000A47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51976" w14:textId="77777777" w:rsidR="00F47E85" w:rsidRPr="00CB4D08" w:rsidRDefault="00F47E85" w:rsidP="00AA0EB7">
    <w:pPr>
      <w:pStyle w:val="Footer"/>
    </w:pPr>
    <w:r w:rsidRPr="00EF580A">
      <w:rPr>
        <w:rFonts w:asciiTheme="minorBidi" w:hAnsiTheme="minorBidi"/>
        <w:i/>
        <w:iCs/>
        <w:noProof/>
        <w:szCs w:val="6"/>
      </w:rPr>
      <w:drawing>
        <wp:anchor distT="0" distB="0" distL="114300" distR="114300" simplePos="0" relativeHeight="251659264" behindDoc="0" locked="0" layoutInCell="1" allowOverlap="1" wp14:anchorId="70AE36C1" wp14:editId="66778D16">
          <wp:simplePos x="0" y="0"/>
          <wp:positionH relativeFrom="column">
            <wp:posOffset>4761230</wp:posOffset>
          </wp:positionH>
          <wp:positionV relativeFrom="paragraph">
            <wp:posOffset>951230</wp:posOffset>
          </wp:positionV>
          <wp:extent cx="1099185" cy="50165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ighcon\logo (2).png"/>
                  <pic:cNvPicPr>
                    <a:picLocks noChangeAspect="1" noChangeArrowheads="1"/>
                  </pic:cNvPicPr>
                </pic:nvPicPr>
                <pic:blipFill>
                  <a:blip r:embed="rId1"/>
                  <a:stretch>
                    <a:fillRect/>
                  </a:stretch>
                </pic:blipFill>
                <pic:spPr bwMode="auto">
                  <a:xfrm>
                    <a:off x="0" y="0"/>
                    <a:ext cx="1099185" cy="5016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E94B3" w14:textId="77777777" w:rsidR="00F47E85" w:rsidRDefault="00F47E85" w:rsidP="00AA0EB7">
    <w:pPr>
      <w:pStyle w:val="Footer"/>
    </w:pPr>
  </w:p>
  <w:p w14:paraId="11AB81F4" w14:textId="77777777" w:rsidR="00F47E85" w:rsidRDefault="00F47E8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62" w:author="hen zelinger" w:date="2017-11-21T12:01:00Z"/>
  <w:sdt>
    <w:sdtPr>
      <w:id w:val="177549559"/>
      <w:docPartObj>
        <w:docPartGallery w:val="Page Numbers (Bottom of Page)"/>
        <w:docPartUnique/>
      </w:docPartObj>
    </w:sdtPr>
    <w:sdtEndPr>
      <w:rPr>
        <w:noProof/>
      </w:rPr>
    </w:sdtEndPr>
    <w:sdtContent>
      <w:customXmlInsRangeEnd w:id="62"/>
      <w:p w14:paraId="06524D0B" w14:textId="46637B79" w:rsidR="00292EA8" w:rsidRDefault="00292EA8">
        <w:pPr>
          <w:pStyle w:val="Footer"/>
          <w:ind w:left="0"/>
          <w:jc w:val="right"/>
          <w:rPr>
            <w:ins w:id="63" w:author="hen zelinger" w:date="2017-11-21T12:01:00Z"/>
          </w:rPr>
          <w:pPrChange w:id="64" w:author="hen zelinger" w:date="2017-11-21T12:03:00Z">
            <w:pPr>
              <w:pStyle w:val="Footer"/>
              <w:jc w:val="right"/>
            </w:pPr>
          </w:pPrChange>
        </w:pPr>
        <w:ins w:id="65" w:author="hen zelinger" w:date="2017-11-21T12:01:00Z">
          <w:r>
            <w:rPr>
              <w:noProof/>
            </w:rPr>
            <w:drawing>
              <wp:anchor distT="0" distB="0" distL="114300" distR="114300" simplePos="0" relativeHeight="251661312" behindDoc="1" locked="0" layoutInCell="1" allowOverlap="1" wp14:anchorId="58A00452" wp14:editId="0C24A3E5">
                <wp:simplePos x="0" y="0"/>
                <wp:positionH relativeFrom="margin">
                  <wp:posOffset>-2209165</wp:posOffset>
                </wp:positionH>
                <wp:positionV relativeFrom="paragraph">
                  <wp:posOffset>-104140</wp:posOffset>
                </wp:positionV>
                <wp:extent cx="6760835" cy="1006475"/>
                <wp:effectExtent l="0" t="0" r="254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er.jpg"/>
                        <pic:cNvPicPr/>
                      </pic:nvPicPr>
                      <pic:blipFill rotWithShape="1">
                        <a:blip r:embed="rId1">
                          <a:extLst>
                            <a:ext uri="{28A0092B-C50C-407E-A947-70E740481C1C}">
                              <a14:useLocalDpi xmlns:a14="http://schemas.microsoft.com/office/drawing/2010/main" val="0"/>
                            </a:ext>
                          </a:extLst>
                        </a:blip>
                        <a:srcRect t="90468" r="9428"/>
                        <a:stretch/>
                      </pic:blipFill>
                      <pic:spPr bwMode="auto">
                        <a:xfrm>
                          <a:off x="0" y="0"/>
                          <a:ext cx="6760835"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ins>
        <w:r w:rsidR="00150729">
          <w:rPr>
            <w:noProof/>
          </w:rPr>
          <w:t>12</w:t>
        </w:r>
        <w:ins w:id="66" w:author="hen zelinger" w:date="2017-11-21T12:01:00Z">
          <w:r>
            <w:rPr>
              <w:noProof/>
            </w:rPr>
            <w:fldChar w:fldCharType="end"/>
          </w:r>
        </w:ins>
      </w:p>
      <w:customXmlInsRangeStart w:id="67" w:author="hen zelinger" w:date="2017-11-21T12:01:00Z"/>
    </w:sdtContent>
  </w:sdt>
  <w:customXmlInsRangeEnd w:id="67"/>
  <w:p w14:paraId="4D06A604" w14:textId="6A9F8F88" w:rsidR="00F47E85" w:rsidRDefault="00F47E85">
    <w:pPr>
      <w:pStyle w:val="Footer"/>
      <w:ind w:left="0"/>
      <w:pPrChange w:id="68" w:author="hen zelinger" w:date="2017-11-21T11:59:00Z">
        <w:pPr>
          <w:pStyle w:val="Footer"/>
          <w:ind w:left="0"/>
          <w:jc w:val="center"/>
        </w:pPr>
      </w:pPrChange>
    </w:pPr>
  </w:p>
  <w:p w14:paraId="6E9BAAB6" w14:textId="77777777" w:rsidR="00444E67" w:rsidRDefault="00444E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5FF39D" w14:textId="77777777" w:rsidR="00A026DB" w:rsidRDefault="00A026DB" w:rsidP="007706C9">
      <w:pPr>
        <w:spacing w:before="0" w:after="0" w:line="240" w:lineRule="auto"/>
      </w:pPr>
      <w:r>
        <w:separator/>
      </w:r>
    </w:p>
    <w:p w14:paraId="5E11B450" w14:textId="77777777" w:rsidR="00A026DB" w:rsidRDefault="00A026DB"/>
    <w:p w14:paraId="683F3894" w14:textId="77777777" w:rsidR="00A026DB" w:rsidRDefault="00A026DB"/>
  </w:footnote>
  <w:footnote w:type="continuationSeparator" w:id="0">
    <w:p w14:paraId="78C884A2" w14:textId="77777777" w:rsidR="00A026DB" w:rsidRDefault="00A026DB" w:rsidP="007706C9">
      <w:pPr>
        <w:spacing w:before="0" w:after="0" w:line="240" w:lineRule="auto"/>
      </w:pPr>
      <w:r>
        <w:continuationSeparator/>
      </w:r>
    </w:p>
    <w:p w14:paraId="3F9523D4" w14:textId="77777777" w:rsidR="00A026DB" w:rsidRDefault="00A026DB"/>
    <w:p w14:paraId="578C41EC" w14:textId="77777777" w:rsidR="00A026DB" w:rsidRDefault="00A026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9ECEC" w14:textId="77777777" w:rsidR="00F47E85" w:rsidRDefault="00F47E85">
    <w:pPr>
      <w:pStyle w:val="Header"/>
    </w:pPr>
  </w:p>
  <w:p w14:paraId="5042DA9F" w14:textId="77777777" w:rsidR="00F47E85" w:rsidRDefault="00F47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F4020" w14:textId="02750EE6" w:rsidR="00F47E85" w:rsidRPr="00884CB0" w:rsidRDefault="00923349" w:rsidP="00884CB0">
    <w:pPr>
      <w:pStyle w:val="Header"/>
      <w:ind w:left="0"/>
    </w:pPr>
    <w:r>
      <w:rPr>
        <w:noProof/>
      </w:rPr>
      <w:drawing>
        <wp:anchor distT="0" distB="0" distL="114300" distR="114300" simplePos="0" relativeHeight="251662336" behindDoc="1" locked="0" layoutInCell="1" allowOverlap="1" wp14:anchorId="5FC942C1" wp14:editId="5DAA1862">
          <wp:simplePos x="0" y="0"/>
          <wp:positionH relativeFrom="page">
            <wp:align>left</wp:align>
          </wp:positionH>
          <wp:positionV relativeFrom="paragraph">
            <wp:posOffset>-548640</wp:posOffset>
          </wp:positionV>
          <wp:extent cx="7592160" cy="1333500"/>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 int2.png"/>
                  <pic:cNvPicPr/>
                </pic:nvPicPr>
                <pic:blipFill rotWithShape="1">
                  <a:blip r:embed="rId1">
                    <a:extLst>
                      <a:ext uri="{28A0092B-C50C-407E-A947-70E740481C1C}">
                        <a14:useLocalDpi xmlns:a14="http://schemas.microsoft.com/office/drawing/2010/main" val="0"/>
                      </a:ext>
                    </a:extLst>
                  </a:blip>
                  <a:srcRect b="87583"/>
                  <a:stretch/>
                </pic:blipFill>
                <pic:spPr bwMode="auto">
                  <a:xfrm>
                    <a:off x="0" y="0"/>
                    <a:ext cx="759216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DCC9E1" w14:textId="77777777" w:rsidR="00444E67" w:rsidRDefault="00444E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6038"/>
    <w:multiLevelType w:val="hybridMultilevel"/>
    <w:tmpl w:val="E96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5D5CD8"/>
    <w:multiLevelType w:val="multilevel"/>
    <w:tmpl w:val="D26C1222"/>
    <w:lvl w:ilvl="0">
      <w:start w:val="1"/>
      <w:numFmt w:val="decimal"/>
      <w:pStyle w:val="Style4"/>
      <w:lvlText w:val="%1."/>
      <w:lvlJc w:val="left"/>
      <w:pPr>
        <w:ind w:left="1260" w:hanging="360"/>
      </w:pPr>
    </w:lvl>
    <w:lvl w:ilvl="1">
      <w:start w:val="1"/>
      <w:numFmt w:val="decimal"/>
      <w:pStyle w:val="Styl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27118C3"/>
    <w:multiLevelType w:val="hybridMultilevel"/>
    <w:tmpl w:val="A6DE2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E05BE"/>
    <w:multiLevelType w:val="hybridMultilevel"/>
    <w:tmpl w:val="464419C6"/>
    <w:lvl w:ilvl="0" w:tplc="1102C3FC">
      <w:start w:val="1"/>
      <w:numFmt w:val="bullet"/>
      <w:pStyle w:val="To"/>
      <w:lvlText w:val=""/>
      <w:lvlJc w:val="left"/>
      <w:pPr>
        <w:ind w:left="1080" w:hanging="360"/>
      </w:pPr>
      <w:rPr>
        <w:rFonts w:ascii="Wingdings 3" w:hAnsi="Wingdings 3" w:hint="default"/>
        <w:color w:val="00A79D"/>
        <w:sz w:val="20"/>
      </w:rPr>
    </w:lvl>
    <w:lvl w:ilvl="1" w:tplc="5CEC33AC">
      <w:start w:val="1"/>
      <w:numFmt w:val="decimal"/>
      <w:lvlText w:val="%2"/>
      <w:lvlJc w:val="left"/>
      <w:pPr>
        <w:tabs>
          <w:tab w:val="num" w:pos="1440"/>
        </w:tabs>
        <w:ind w:left="1440" w:right="1440" w:hanging="360"/>
      </w:pPr>
      <w:rPr>
        <w:rFonts w:ascii="Arial Black" w:hAnsi="Arial Black" w:hint="default"/>
        <w:color w:val="79A72F"/>
      </w:rPr>
    </w:lvl>
    <w:lvl w:ilvl="2" w:tplc="DD9891D0" w:tentative="1">
      <w:start w:val="1"/>
      <w:numFmt w:val="lowerRoman"/>
      <w:lvlText w:val="%3."/>
      <w:lvlJc w:val="right"/>
      <w:pPr>
        <w:tabs>
          <w:tab w:val="num" w:pos="2160"/>
        </w:tabs>
        <w:ind w:left="2160" w:right="2160" w:hanging="180"/>
      </w:pPr>
    </w:lvl>
    <w:lvl w:ilvl="3" w:tplc="6C72EE00" w:tentative="1">
      <w:start w:val="1"/>
      <w:numFmt w:val="decimal"/>
      <w:lvlText w:val="%4."/>
      <w:lvlJc w:val="left"/>
      <w:pPr>
        <w:tabs>
          <w:tab w:val="num" w:pos="2880"/>
        </w:tabs>
        <w:ind w:left="2880" w:right="2880" w:hanging="360"/>
      </w:pPr>
    </w:lvl>
    <w:lvl w:ilvl="4" w:tplc="1C1469FC" w:tentative="1">
      <w:start w:val="1"/>
      <w:numFmt w:val="lowerLetter"/>
      <w:lvlText w:val="%5."/>
      <w:lvlJc w:val="left"/>
      <w:pPr>
        <w:tabs>
          <w:tab w:val="num" w:pos="3600"/>
        </w:tabs>
        <w:ind w:left="3600" w:right="3600" w:hanging="360"/>
      </w:pPr>
    </w:lvl>
    <w:lvl w:ilvl="5" w:tplc="435A1E14" w:tentative="1">
      <w:start w:val="1"/>
      <w:numFmt w:val="lowerRoman"/>
      <w:lvlText w:val="%6."/>
      <w:lvlJc w:val="right"/>
      <w:pPr>
        <w:tabs>
          <w:tab w:val="num" w:pos="4320"/>
        </w:tabs>
        <w:ind w:left="4320" w:right="4320" w:hanging="180"/>
      </w:pPr>
    </w:lvl>
    <w:lvl w:ilvl="6" w:tplc="32D0AA78" w:tentative="1">
      <w:start w:val="1"/>
      <w:numFmt w:val="decimal"/>
      <w:lvlText w:val="%7."/>
      <w:lvlJc w:val="left"/>
      <w:pPr>
        <w:tabs>
          <w:tab w:val="num" w:pos="5040"/>
        </w:tabs>
        <w:ind w:left="5040" w:right="5040" w:hanging="360"/>
      </w:pPr>
    </w:lvl>
    <w:lvl w:ilvl="7" w:tplc="33989D50" w:tentative="1">
      <w:start w:val="1"/>
      <w:numFmt w:val="lowerLetter"/>
      <w:lvlText w:val="%8."/>
      <w:lvlJc w:val="left"/>
      <w:pPr>
        <w:tabs>
          <w:tab w:val="num" w:pos="5760"/>
        </w:tabs>
        <w:ind w:left="5760" w:right="5760" w:hanging="360"/>
      </w:pPr>
    </w:lvl>
    <w:lvl w:ilvl="8" w:tplc="AFFE29CA" w:tentative="1">
      <w:start w:val="1"/>
      <w:numFmt w:val="lowerRoman"/>
      <w:lvlText w:val="%9."/>
      <w:lvlJc w:val="right"/>
      <w:pPr>
        <w:tabs>
          <w:tab w:val="num" w:pos="6480"/>
        </w:tabs>
        <w:ind w:left="6480" w:right="6480" w:hanging="180"/>
      </w:pPr>
    </w:lvl>
  </w:abstractNum>
  <w:abstractNum w:abstractNumId="4" w15:restartNumberingAfterBreak="0">
    <w:nsid w:val="48467795"/>
    <w:multiLevelType w:val="hybridMultilevel"/>
    <w:tmpl w:val="2E4213B8"/>
    <w:lvl w:ilvl="0" w:tplc="D5D62CA4">
      <w:start w:val="1"/>
      <w:numFmt w:val="bullet"/>
      <w:pStyle w:val="ckecklis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B41610"/>
    <w:multiLevelType w:val="hybridMultilevel"/>
    <w:tmpl w:val="262E17BA"/>
    <w:lvl w:ilvl="0" w:tplc="463A8622">
      <w:start w:val="1"/>
      <w:numFmt w:val="decimal"/>
      <w:pStyle w:val="a"/>
      <w:lvlText w:val="%1"/>
      <w:lvlJc w:val="left"/>
      <w:pPr>
        <w:ind w:left="1800" w:hanging="360"/>
      </w:pPr>
      <w:rPr>
        <w:rFonts w:ascii="Arial Black" w:hAnsi="Arial Black" w:cs="Arial Black" w:hint="default"/>
        <w:color w:val="2F5496" w:themeColor="accent1" w:themeShade="BF"/>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C913F45"/>
    <w:multiLevelType w:val="multilevel"/>
    <w:tmpl w:val="46E65084"/>
    <w:lvl w:ilvl="0">
      <w:start w:val="1"/>
      <w:numFmt w:val="decimal"/>
      <w:lvlText w:val="%1."/>
      <w:lvlJc w:val="left"/>
      <w:pPr>
        <w:ind w:left="360" w:hanging="360"/>
      </w:pPr>
    </w:lvl>
    <w:lvl w:ilvl="1">
      <w:start w:val="1"/>
      <w:numFmt w:val="decimal"/>
      <w:pStyle w:val="fdd"/>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9852541"/>
    <w:multiLevelType w:val="multilevel"/>
    <w:tmpl w:val="5AA876A8"/>
    <w:lvl w:ilvl="0">
      <w:start w:val="1"/>
      <w:numFmt w:val="decimal"/>
      <w:pStyle w:val="a0"/>
      <w:lvlText w:val="%1"/>
      <w:lvlJc w:val="left"/>
      <w:pPr>
        <w:ind w:left="720" w:hanging="720"/>
      </w:pPr>
      <w:rPr>
        <w:rFonts w:hint="default"/>
      </w:rPr>
    </w:lvl>
    <w:lvl w:ilvl="1">
      <w:start w:val="1"/>
      <w:numFmt w:val="decimal"/>
      <w:pStyle w:val="a1"/>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BFF4815"/>
    <w:multiLevelType w:val="hybridMultilevel"/>
    <w:tmpl w:val="0F46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897491"/>
    <w:multiLevelType w:val="multilevel"/>
    <w:tmpl w:val="2B326D82"/>
    <w:lvl w:ilvl="0">
      <w:start w:val="1"/>
      <w:numFmt w:val="decimal"/>
      <w:lvlText w:val="%1."/>
      <w:lvlJc w:val="left"/>
      <w:pPr>
        <w:ind w:left="360" w:hanging="360"/>
      </w:pPr>
    </w:lvl>
    <w:lvl w:ilvl="1">
      <w:start w:val="1"/>
      <w:numFmt w:val="decimal"/>
      <w:pStyle w:val="Style1"/>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tyle2"/>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6"/>
  </w:num>
  <w:num w:numId="3">
    <w:abstractNumId w:val="1"/>
  </w:num>
  <w:num w:numId="4">
    <w:abstractNumId w:val="3"/>
  </w:num>
  <w:num w:numId="5">
    <w:abstractNumId w:val="5"/>
    <w:lvlOverride w:ilvl="0">
      <w:startOverride w:val="1"/>
    </w:lvlOverride>
  </w:num>
  <w:num w:numId="6">
    <w:abstractNumId w:val="4"/>
  </w:num>
  <w:num w:numId="7">
    <w:abstractNumId w:val="2"/>
  </w:num>
  <w:num w:numId="8">
    <w:abstractNumId w:val="7"/>
    <w:lvlOverride w:ilvl="0">
      <w:startOverride w:val="5"/>
    </w:lvlOverride>
  </w:num>
  <w:num w:numId="9">
    <w:abstractNumId w:val="8"/>
  </w:num>
  <w:num w:numId="10">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 zelinger">
    <w15:presenceInfo w15:providerId="Windows Live" w15:userId="3d225ed5c4999d80"/>
  </w15:person>
  <w15:person w15:author="Sharon Rothschild">
    <w15:presenceInfo w15:providerId="AD" w15:userId="S-1-5-21-644521025-2359774120-2935696734-1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1E4"/>
    <w:rsid w:val="000007D8"/>
    <w:rsid w:val="000017FF"/>
    <w:rsid w:val="00001F8B"/>
    <w:rsid w:val="000022FC"/>
    <w:rsid w:val="000041AA"/>
    <w:rsid w:val="00020EF5"/>
    <w:rsid w:val="00024865"/>
    <w:rsid w:val="000308F6"/>
    <w:rsid w:val="00045DE5"/>
    <w:rsid w:val="000546BE"/>
    <w:rsid w:val="000560FD"/>
    <w:rsid w:val="00063797"/>
    <w:rsid w:val="00075218"/>
    <w:rsid w:val="000778FC"/>
    <w:rsid w:val="00084929"/>
    <w:rsid w:val="00084D82"/>
    <w:rsid w:val="0009634D"/>
    <w:rsid w:val="000A1574"/>
    <w:rsid w:val="000B13C2"/>
    <w:rsid w:val="000C50BA"/>
    <w:rsid w:val="000D4547"/>
    <w:rsid w:val="0010221B"/>
    <w:rsid w:val="00106CCA"/>
    <w:rsid w:val="0012145F"/>
    <w:rsid w:val="00121469"/>
    <w:rsid w:val="00123372"/>
    <w:rsid w:val="001259A9"/>
    <w:rsid w:val="00130D03"/>
    <w:rsid w:val="00133F0A"/>
    <w:rsid w:val="00134F53"/>
    <w:rsid w:val="0013785D"/>
    <w:rsid w:val="0014274B"/>
    <w:rsid w:val="00144459"/>
    <w:rsid w:val="00144997"/>
    <w:rsid w:val="00150729"/>
    <w:rsid w:val="00164DDC"/>
    <w:rsid w:val="00181FB8"/>
    <w:rsid w:val="0018212B"/>
    <w:rsid w:val="00185A40"/>
    <w:rsid w:val="001916B7"/>
    <w:rsid w:val="00192EC6"/>
    <w:rsid w:val="00197059"/>
    <w:rsid w:val="001B011A"/>
    <w:rsid w:val="001B2C6D"/>
    <w:rsid w:val="001D1519"/>
    <w:rsid w:val="001D1559"/>
    <w:rsid w:val="001E6D31"/>
    <w:rsid w:val="001F1A1F"/>
    <w:rsid w:val="001F3E18"/>
    <w:rsid w:val="002044D7"/>
    <w:rsid w:val="0020679C"/>
    <w:rsid w:val="00210690"/>
    <w:rsid w:val="002132DE"/>
    <w:rsid w:val="0021675A"/>
    <w:rsid w:val="00217DF1"/>
    <w:rsid w:val="00222946"/>
    <w:rsid w:val="00245AF3"/>
    <w:rsid w:val="00250D64"/>
    <w:rsid w:val="002516B0"/>
    <w:rsid w:val="0025473B"/>
    <w:rsid w:val="00254820"/>
    <w:rsid w:val="00254F16"/>
    <w:rsid w:val="00262EDF"/>
    <w:rsid w:val="00274829"/>
    <w:rsid w:val="00274AE3"/>
    <w:rsid w:val="00284CA2"/>
    <w:rsid w:val="00292EA8"/>
    <w:rsid w:val="002A0B76"/>
    <w:rsid w:val="002B10EF"/>
    <w:rsid w:val="002B2F65"/>
    <w:rsid w:val="002B74EA"/>
    <w:rsid w:val="002B7798"/>
    <w:rsid w:val="002C4A1C"/>
    <w:rsid w:val="002D7F2A"/>
    <w:rsid w:val="002E2F4C"/>
    <w:rsid w:val="002E7118"/>
    <w:rsid w:val="002F7955"/>
    <w:rsid w:val="00303638"/>
    <w:rsid w:val="00305C61"/>
    <w:rsid w:val="00306035"/>
    <w:rsid w:val="003124B0"/>
    <w:rsid w:val="00321970"/>
    <w:rsid w:val="003242DD"/>
    <w:rsid w:val="003267FE"/>
    <w:rsid w:val="00326A5C"/>
    <w:rsid w:val="0033361F"/>
    <w:rsid w:val="0033678F"/>
    <w:rsid w:val="00340781"/>
    <w:rsid w:val="00345FCA"/>
    <w:rsid w:val="0035396B"/>
    <w:rsid w:val="00355B60"/>
    <w:rsid w:val="00361031"/>
    <w:rsid w:val="00363EFC"/>
    <w:rsid w:val="00372875"/>
    <w:rsid w:val="003A3696"/>
    <w:rsid w:val="003A6E72"/>
    <w:rsid w:val="003B1569"/>
    <w:rsid w:val="003B3F3B"/>
    <w:rsid w:val="003B5315"/>
    <w:rsid w:val="003D4D37"/>
    <w:rsid w:val="003E502C"/>
    <w:rsid w:val="003F1883"/>
    <w:rsid w:val="00434E0D"/>
    <w:rsid w:val="00444E67"/>
    <w:rsid w:val="0046489A"/>
    <w:rsid w:val="00466FBA"/>
    <w:rsid w:val="004A7A9A"/>
    <w:rsid w:val="004B5E49"/>
    <w:rsid w:val="004C2121"/>
    <w:rsid w:val="004F0D7F"/>
    <w:rsid w:val="00517089"/>
    <w:rsid w:val="005177E0"/>
    <w:rsid w:val="00547896"/>
    <w:rsid w:val="00550150"/>
    <w:rsid w:val="00556D16"/>
    <w:rsid w:val="00571532"/>
    <w:rsid w:val="00575876"/>
    <w:rsid w:val="00576C59"/>
    <w:rsid w:val="00585E77"/>
    <w:rsid w:val="00587A8C"/>
    <w:rsid w:val="00594B58"/>
    <w:rsid w:val="00596C3F"/>
    <w:rsid w:val="005A2B87"/>
    <w:rsid w:val="005B6B98"/>
    <w:rsid w:val="005C3F1A"/>
    <w:rsid w:val="005C6AA2"/>
    <w:rsid w:val="005D608A"/>
    <w:rsid w:val="005D7A09"/>
    <w:rsid w:val="005E0B20"/>
    <w:rsid w:val="005E2C92"/>
    <w:rsid w:val="005F6786"/>
    <w:rsid w:val="00604C68"/>
    <w:rsid w:val="00614BD2"/>
    <w:rsid w:val="006152B6"/>
    <w:rsid w:val="00616800"/>
    <w:rsid w:val="00617660"/>
    <w:rsid w:val="006224FE"/>
    <w:rsid w:val="006508DC"/>
    <w:rsid w:val="00651CF7"/>
    <w:rsid w:val="00665CD6"/>
    <w:rsid w:val="0067073B"/>
    <w:rsid w:val="00673D76"/>
    <w:rsid w:val="006A6269"/>
    <w:rsid w:val="006A7F9F"/>
    <w:rsid w:val="006B2AE0"/>
    <w:rsid w:val="006B3B3E"/>
    <w:rsid w:val="006C37C4"/>
    <w:rsid w:val="006C4E76"/>
    <w:rsid w:val="006E7197"/>
    <w:rsid w:val="006F372A"/>
    <w:rsid w:val="00702856"/>
    <w:rsid w:val="00710786"/>
    <w:rsid w:val="0071563F"/>
    <w:rsid w:val="00715BE4"/>
    <w:rsid w:val="007300D7"/>
    <w:rsid w:val="0073295C"/>
    <w:rsid w:val="00735F1E"/>
    <w:rsid w:val="00752D78"/>
    <w:rsid w:val="00753061"/>
    <w:rsid w:val="00754500"/>
    <w:rsid w:val="00763EE3"/>
    <w:rsid w:val="007655E4"/>
    <w:rsid w:val="00766271"/>
    <w:rsid w:val="007706C9"/>
    <w:rsid w:val="007874D8"/>
    <w:rsid w:val="00791EC2"/>
    <w:rsid w:val="0079659E"/>
    <w:rsid w:val="007A135F"/>
    <w:rsid w:val="007C2C3A"/>
    <w:rsid w:val="007D17BF"/>
    <w:rsid w:val="007D599F"/>
    <w:rsid w:val="007E06FE"/>
    <w:rsid w:val="007E52E0"/>
    <w:rsid w:val="007F04D3"/>
    <w:rsid w:val="007F0AC4"/>
    <w:rsid w:val="00803770"/>
    <w:rsid w:val="00806A93"/>
    <w:rsid w:val="0082168B"/>
    <w:rsid w:val="00824A86"/>
    <w:rsid w:val="00825F09"/>
    <w:rsid w:val="00826BB7"/>
    <w:rsid w:val="0083017F"/>
    <w:rsid w:val="00833D2C"/>
    <w:rsid w:val="00834649"/>
    <w:rsid w:val="00846286"/>
    <w:rsid w:val="00850F5A"/>
    <w:rsid w:val="0086012D"/>
    <w:rsid w:val="00872999"/>
    <w:rsid w:val="00875243"/>
    <w:rsid w:val="00880C08"/>
    <w:rsid w:val="00884CB0"/>
    <w:rsid w:val="00893D4A"/>
    <w:rsid w:val="008B48AE"/>
    <w:rsid w:val="008D32AB"/>
    <w:rsid w:val="008E3913"/>
    <w:rsid w:val="008F041A"/>
    <w:rsid w:val="008F10F0"/>
    <w:rsid w:val="009030D6"/>
    <w:rsid w:val="00906AA4"/>
    <w:rsid w:val="00910AEB"/>
    <w:rsid w:val="0091736C"/>
    <w:rsid w:val="00923349"/>
    <w:rsid w:val="00924DE6"/>
    <w:rsid w:val="0093032D"/>
    <w:rsid w:val="00931301"/>
    <w:rsid w:val="0093360D"/>
    <w:rsid w:val="00943764"/>
    <w:rsid w:val="00946539"/>
    <w:rsid w:val="009536BB"/>
    <w:rsid w:val="00953C34"/>
    <w:rsid w:val="00955DB1"/>
    <w:rsid w:val="009634D8"/>
    <w:rsid w:val="00974A01"/>
    <w:rsid w:val="009765D2"/>
    <w:rsid w:val="009769B2"/>
    <w:rsid w:val="009842B6"/>
    <w:rsid w:val="00990900"/>
    <w:rsid w:val="0099382B"/>
    <w:rsid w:val="009962A0"/>
    <w:rsid w:val="009978AD"/>
    <w:rsid w:val="00997E8A"/>
    <w:rsid w:val="009A3A1A"/>
    <w:rsid w:val="009D3922"/>
    <w:rsid w:val="009D5318"/>
    <w:rsid w:val="009D702F"/>
    <w:rsid w:val="009E0748"/>
    <w:rsid w:val="009E14A1"/>
    <w:rsid w:val="009E32F9"/>
    <w:rsid w:val="009F0A65"/>
    <w:rsid w:val="009F396C"/>
    <w:rsid w:val="009F6DA6"/>
    <w:rsid w:val="00A018FF"/>
    <w:rsid w:val="00A026DB"/>
    <w:rsid w:val="00A02FFD"/>
    <w:rsid w:val="00A1190C"/>
    <w:rsid w:val="00A11BA2"/>
    <w:rsid w:val="00A20F2E"/>
    <w:rsid w:val="00A24414"/>
    <w:rsid w:val="00A30231"/>
    <w:rsid w:val="00A324DD"/>
    <w:rsid w:val="00A52898"/>
    <w:rsid w:val="00A80F37"/>
    <w:rsid w:val="00A859CB"/>
    <w:rsid w:val="00A873DF"/>
    <w:rsid w:val="00A91B2C"/>
    <w:rsid w:val="00AA0EB7"/>
    <w:rsid w:val="00AB5090"/>
    <w:rsid w:val="00AD25FE"/>
    <w:rsid w:val="00AE368C"/>
    <w:rsid w:val="00AE4E47"/>
    <w:rsid w:val="00AF5C66"/>
    <w:rsid w:val="00B01912"/>
    <w:rsid w:val="00B076A7"/>
    <w:rsid w:val="00B20882"/>
    <w:rsid w:val="00B22A1D"/>
    <w:rsid w:val="00B234A5"/>
    <w:rsid w:val="00B277AC"/>
    <w:rsid w:val="00B3619C"/>
    <w:rsid w:val="00B41602"/>
    <w:rsid w:val="00B41A6F"/>
    <w:rsid w:val="00B43B51"/>
    <w:rsid w:val="00B56530"/>
    <w:rsid w:val="00B738B8"/>
    <w:rsid w:val="00B765BF"/>
    <w:rsid w:val="00B84AC9"/>
    <w:rsid w:val="00B93DD9"/>
    <w:rsid w:val="00BA158A"/>
    <w:rsid w:val="00BA1C85"/>
    <w:rsid w:val="00BA373A"/>
    <w:rsid w:val="00BB0844"/>
    <w:rsid w:val="00BB25EC"/>
    <w:rsid w:val="00BB6C2E"/>
    <w:rsid w:val="00BC075A"/>
    <w:rsid w:val="00BC62E2"/>
    <w:rsid w:val="00BF48C6"/>
    <w:rsid w:val="00C05E31"/>
    <w:rsid w:val="00C115AE"/>
    <w:rsid w:val="00C31A59"/>
    <w:rsid w:val="00C63D6D"/>
    <w:rsid w:val="00C65BFC"/>
    <w:rsid w:val="00C74492"/>
    <w:rsid w:val="00CA12BA"/>
    <w:rsid w:val="00CB5CE9"/>
    <w:rsid w:val="00CB6F58"/>
    <w:rsid w:val="00CE1DAE"/>
    <w:rsid w:val="00CF210A"/>
    <w:rsid w:val="00D0527A"/>
    <w:rsid w:val="00D07248"/>
    <w:rsid w:val="00D11450"/>
    <w:rsid w:val="00D15266"/>
    <w:rsid w:val="00D15439"/>
    <w:rsid w:val="00D15746"/>
    <w:rsid w:val="00D1797A"/>
    <w:rsid w:val="00D227F3"/>
    <w:rsid w:val="00D2797F"/>
    <w:rsid w:val="00D32700"/>
    <w:rsid w:val="00D33BDD"/>
    <w:rsid w:val="00D344A2"/>
    <w:rsid w:val="00D40475"/>
    <w:rsid w:val="00D4105F"/>
    <w:rsid w:val="00D47EFD"/>
    <w:rsid w:val="00D54501"/>
    <w:rsid w:val="00D74F49"/>
    <w:rsid w:val="00D7609D"/>
    <w:rsid w:val="00D8153F"/>
    <w:rsid w:val="00D86C8E"/>
    <w:rsid w:val="00D94936"/>
    <w:rsid w:val="00D978DB"/>
    <w:rsid w:val="00DB7D1C"/>
    <w:rsid w:val="00DC0236"/>
    <w:rsid w:val="00DD269D"/>
    <w:rsid w:val="00DD6BFD"/>
    <w:rsid w:val="00DD7988"/>
    <w:rsid w:val="00DE6B0A"/>
    <w:rsid w:val="00E0030F"/>
    <w:rsid w:val="00E02423"/>
    <w:rsid w:val="00E069E5"/>
    <w:rsid w:val="00E06B0D"/>
    <w:rsid w:val="00E17083"/>
    <w:rsid w:val="00E17D40"/>
    <w:rsid w:val="00E22ED4"/>
    <w:rsid w:val="00E232B7"/>
    <w:rsid w:val="00E23CCE"/>
    <w:rsid w:val="00E2691F"/>
    <w:rsid w:val="00E270BE"/>
    <w:rsid w:val="00E438A9"/>
    <w:rsid w:val="00E44D31"/>
    <w:rsid w:val="00E54632"/>
    <w:rsid w:val="00E64460"/>
    <w:rsid w:val="00E650F8"/>
    <w:rsid w:val="00E65A00"/>
    <w:rsid w:val="00E67903"/>
    <w:rsid w:val="00E74217"/>
    <w:rsid w:val="00E7454D"/>
    <w:rsid w:val="00E804BC"/>
    <w:rsid w:val="00E83865"/>
    <w:rsid w:val="00EA2244"/>
    <w:rsid w:val="00EB41A1"/>
    <w:rsid w:val="00EC1035"/>
    <w:rsid w:val="00ED1AC3"/>
    <w:rsid w:val="00ED1B5A"/>
    <w:rsid w:val="00ED3149"/>
    <w:rsid w:val="00EE03DC"/>
    <w:rsid w:val="00EE79A6"/>
    <w:rsid w:val="00EF2631"/>
    <w:rsid w:val="00EF4C6A"/>
    <w:rsid w:val="00F03301"/>
    <w:rsid w:val="00F03D80"/>
    <w:rsid w:val="00F05852"/>
    <w:rsid w:val="00F131E4"/>
    <w:rsid w:val="00F23392"/>
    <w:rsid w:val="00F312D5"/>
    <w:rsid w:val="00F412AB"/>
    <w:rsid w:val="00F47E85"/>
    <w:rsid w:val="00F724D5"/>
    <w:rsid w:val="00F75310"/>
    <w:rsid w:val="00F75D4C"/>
    <w:rsid w:val="00F82BAA"/>
    <w:rsid w:val="00F85B23"/>
    <w:rsid w:val="00F95B93"/>
    <w:rsid w:val="00F96BD5"/>
    <w:rsid w:val="00FA19F0"/>
    <w:rsid w:val="00FB12B8"/>
    <w:rsid w:val="00FB2B2E"/>
    <w:rsid w:val="00FB3E6F"/>
    <w:rsid w:val="00FC0E58"/>
    <w:rsid w:val="00FC2083"/>
    <w:rsid w:val="00FC55F7"/>
    <w:rsid w:val="00FD4EB3"/>
    <w:rsid w:val="00FF0174"/>
    <w:rsid w:val="00FF72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A416D"/>
  <w15:chartTrackingRefBased/>
  <w15:docId w15:val="{C5297CCC-D9B0-4FBF-9166-963566CFF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3392"/>
    <w:pPr>
      <w:spacing w:before="120" w:after="120"/>
      <w:ind w:left="1440"/>
    </w:pPr>
    <w:rPr>
      <w:rFonts w:ascii="Century Gothic" w:hAnsi="Century Gothic"/>
      <w:sz w:val="18"/>
    </w:rPr>
  </w:style>
  <w:style w:type="paragraph" w:styleId="Heading1">
    <w:name w:val="heading 1"/>
    <w:basedOn w:val="Normal"/>
    <w:next w:val="Normal"/>
    <w:link w:val="Heading1Char"/>
    <w:uiPriority w:val="9"/>
    <w:qFormat/>
    <w:rsid w:val="00F23392"/>
    <w:pPr>
      <w:keepNext/>
      <w:keepLines/>
      <w:spacing w:before="240" w:after="0"/>
      <w:ind w:left="0"/>
      <w:outlineLvl w:val="0"/>
    </w:pPr>
    <w:rPr>
      <w:rFonts w:asciiTheme="minorHAnsi" w:eastAsiaTheme="majorEastAsia" w:hAnsiTheme="minorHAnsi" w:cstheme="minorHAnsi"/>
      <w:color w:val="2F5496" w:themeColor="accent1" w:themeShade="BF"/>
      <w:sz w:val="28"/>
      <w:szCs w:val="28"/>
      <w:lang w:bidi="ar-SA"/>
    </w:rPr>
  </w:style>
  <w:style w:type="paragraph" w:styleId="Heading2">
    <w:name w:val="heading 2"/>
    <w:basedOn w:val="Normal"/>
    <w:next w:val="Normal"/>
    <w:link w:val="Heading2Char"/>
    <w:uiPriority w:val="9"/>
    <w:unhideWhenUsed/>
    <w:qFormat/>
    <w:rsid w:val="00F23392"/>
    <w:pPr>
      <w:keepNext/>
      <w:keepLines/>
      <w:spacing w:before="40" w:after="0"/>
      <w:ind w:left="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qFormat/>
    <w:rsid w:val="00F23392"/>
    <w:pPr>
      <w:keepNext/>
      <w:keepLines/>
      <w:spacing w:before="240" w:line="240" w:lineRule="auto"/>
      <w:ind w:left="0"/>
      <w:outlineLvl w:val="2"/>
    </w:pPr>
    <w:rPr>
      <w:rFonts w:ascii="DINOT" w:hAnsi="DINOT" w:cs="Times New Roman"/>
      <w:b/>
      <w:bCs/>
      <w:sz w:val="22"/>
      <w:lang w:bidi="ar-SA"/>
    </w:rPr>
  </w:style>
  <w:style w:type="paragraph" w:styleId="Heading4">
    <w:name w:val="heading 4"/>
    <w:basedOn w:val="Normal"/>
    <w:next w:val="Normal"/>
    <w:link w:val="Heading4Char"/>
    <w:uiPriority w:val="9"/>
    <w:semiHidden/>
    <w:unhideWhenUsed/>
    <w:qFormat/>
    <w:rsid w:val="00F23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rsid w:val="00F2339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23392"/>
  </w:style>
  <w:style w:type="character" w:customStyle="1" w:styleId="Heading3Char">
    <w:name w:val="Heading 3 Char"/>
    <w:basedOn w:val="DefaultParagraphFont"/>
    <w:link w:val="Heading3"/>
    <w:rsid w:val="00F23392"/>
    <w:rPr>
      <w:rFonts w:ascii="DINOT" w:hAnsi="DINOT" w:cs="Times New Roman"/>
      <w:b/>
      <w:bCs/>
      <w:lang w:bidi="ar-SA"/>
    </w:rPr>
  </w:style>
  <w:style w:type="paragraph" w:styleId="Header">
    <w:name w:val="header"/>
    <w:aliases w:val="YvetteH"/>
    <w:basedOn w:val="Normal"/>
    <w:link w:val="HeaderChar"/>
    <w:uiPriority w:val="99"/>
    <w:unhideWhenUsed/>
    <w:rsid w:val="00F23392"/>
    <w:pPr>
      <w:tabs>
        <w:tab w:val="center" w:pos="4680"/>
        <w:tab w:val="right" w:pos="9360"/>
      </w:tabs>
      <w:spacing w:after="0" w:line="240" w:lineRule="auto"/>
    </w:pPr>
  </w:style>
  <w:style w:type="character" w:customStyle="1" w:styleId="HeaderChar">
    <w:name w:val="Header Char"/>
    <w:aliases w:val="YvetteH Char"/>
    <w:basedOn w:val="DefaultParagraphFont"/>
    <w:link w:val="Header"/>
    <w:uiPriority w:val="99"/>
    <w:rsid w:val="00F23392"/>
    <w:rPr>
      <w:rFonts w:ascii="Century Gothic" w:hAnsi="Century Gothic"/>
      <w:sz w:val="18"/>
    </w:rPr>
  </w:style>
  <w:style w:type="paragraph" w:styleId="Footer">
    <w:name w:val="footer"/>
    <w:basedOn w:val="Normal"/>
    <w:link w:val="FooterChar"/>
    <w:uiPriority w:val="99"/>
    <w:unhideWhenUsed/>
    <w:rsid w:val="00F23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392"/>
    <w:rPr>
      <w:rFonts w:ascii="Century Gothic" w:hAnsi="Century Gothic"/>
      <w:sz w:val="18"/>
    </w:rPr>
  </w:style>
  <w:style w:type="paragraph" w:customStyle="1" w:styleId="Style1">
    <w:name w:val="Style1"/>
    <w:next w:val="Normal"/>
    <w:rsid w:val="00F23392"/>
    <w:pPr>
      <w:numPr>
        <w:ilvl w:val="1"/>
        <w:numId w:val="1"/>
      </w:numPr>
      <w:spacing w:before="240" w:after="240"/>
    </w:pPr>
    <w:rPr>
      <w:rFonts w:ascii="Century Gothic" w:eastAsia="Times New Roman" w:hAnsi="Century Gothic" w:cs="Times New Roman"/>
      <w:color w:val="2F5496" w:themeColor="accent1" w:themeShade="BF"/>
      <w:sz w:val="40"/>
      <w:szCs w:val="24"/>
      <w:lang w:bidi="ar-SA"/>
    </w:rPr>
  </w:style>
  <w:style w:type="paragraph" w:customStyle="1" w:styleId="Style2">
    <w:name w:val="Style2"/>
    <w:basedOn w:val="Normal"/>
    <w:next w:val="Normal"/>
    <w:link w:val="Style2Char"/>
    <w:qFormat/>
    <w:rsid w:val="00F23392"/>
    <w:pPr>
      <w:numPr>
        <w:ilvl w:val="2"/>
        <w:numId w:val="1"/>
      </w:numPr>
      <w:spacing w:before="240" w:after="280"/>
      <w:ind w:left="1224"/>
    </w:pPr>
    <w:rPr>
      <w:rFonts w:eastAsia="Times New Roman" w:cs="Times New Roman"/>
      <w:color w:val="2F5496" w:themeColor="accent1" w:themeShade="BF"/>
      <w:sz w:val="28"/>
      <w:szCs w:val="24"/>
      <w:lang w:bidi="ar-SA"/>
    </w:rPr>
  </w:style>
  <w:style w:type="character" w:customStyle="1" w:styleId="Style2Char">
    <w:name w:val="Style2 Char"/>
    <w:basedOn w:val="DefaultParagraphFont"/>
    <w:link w:val="Style2"/>
    <w:rsid w:val="00F23392"/>
    <w:rPr>
      <w:rFonts w:ascii="Century Gothic" w:eastAsia="Times New Roman" w:hAnsi="Century Gothic" w:cs="Times New Roman"/>
      <w:color w:val="2F5496" w:themeColor="accent1" w:themeShade="BF"/>
      <w:sz w:val="28"/>
      <w:szCs w:val="24"/>
      <w:lang w:bidi="ar-SA"/>
    </w:rPr>
  </w:style>
  <w:style w:type="paragraph" w:styleId="TOC2">
    <w:name w:val="toc 2"/>
    <w:basedOn w:val="Normal"/>
    <w:next w:val="Normal"/>
    <w:autoRedefine/>
    <w:uiPriority w:val="39"/>
    <w:rsid w:val="00F23392"/>
    <w:pPr>
      <w:keepNext/>
      <w:keepLines/>
      <w:tabs>
        <w:tab w:val="left" w:pos="0"/>
        <w:tab w:val="left" w:pos="1789"/>
        <w:tab w:val="right" w:leader="dot" w:pos="9000"/>
      </w:tabs>
      <w:spacing w:before="40" w:after="40" w:line="240" w:lineRule="auto"/>
      <w:ind w:left="567"/>
    </w:pPr>
    <w:rPr>
      <w:rFonts w:asciiTheme="minorHAnsi" w:eastAsia="Times New Roman" w:hAnsiTheme="minorHAnsi" w:cs="Times New Roman"/>
      <w:noProof/>
      <w:color w:val="121E32"/>
      <w:sz w:val="24"/>
      <w:szCs w:val="18"/>
      <w:lang w:bidi="ar-SA"/>
    </w:rPr>
  </w:style>
  <w:style w:type="character" w:styleId="Hyperlink">
    <w:name w:val="Hyperlink"/>
    <w:uiPriority w:val="99"/>
    <w:rsid w:val="00F23392"/>
    <w:rPr>
      <w:color w:val="0000FF"/>
      <w:u w:val="single"/>
    </w:rPr>
  </w:style>
  <w:style w:type="paragraph" w:customStyle="1" w:styleId="Heading2NoNumber">
    <w:name w:val="Heading 2 No Number"/>
    <w:basedOn w:val="Heading2"/>
    <w:qFormat/>
    <w:rsid w:val="00F23392"/>
    <w:pPr>
      <w:tabs>
        <w:tab w:val="left" w:pos="1080"/>
      </w:tabs>
      <w:spacing w:before="280" w:after="160" w:line="240" w:lineRule="auto"/>
    </w:pPr>
    <w:rPr>
      <w:rFonts w:ascii="DINOT-Bold" w:eastAsia="Times New Roman" w:hAnsi="DINOT-Bold" w:cs="Courier"/>
      <w:b w:val="0"/>
      <w:bCs w:val="0"/>
      <w:noProof/>
      <w:color w:val="ED0677"/>
      <w:lang w:bidi="ar-SA"/>
    </w:rPr>
  </w:style>
  <w:style w:type="paragraph" w:customStyle="1" w:styleId="a2">
    <w:name w:val="טבלה בהתחלה"/>
    <w:next w:val="Normal"/>
    <w:link w:val="Char"/>
    <w:qFormat/>
    <w:rsid w:val="00F23392"/>
    <w:pPr>
      <w:framePr w:hSpace="180" w:wrap="around" w:vAnchor="page" w:hAnchor="margin" w:y="7351"/>
    </w:pPr>
    <w:rPr>
      <w:rFonts w:ascii="Century Gothic" w:eastAsia="Times New Roman" w:hAnsi="Century Gothic" w:cs="Arial"/>
      <w:snapToGrid w:val="0"/>
      <w:sz w:val="24"/>
    </w:rPr>
  </w:style>
  <w:style w:type="character" w:customStyle="1" w:styleId="Char">
    <w:name w:val="טבלה בהתחלה Char"/>
    <w:basedOn w:val="DefaultParagraphFont"/>
    <w:link w:val="a2"/>
    <w:rsid w:val="00F23392"/>
    <w:rPr>
      <w:rFonts w:ascii="Century Gothic" w:eastAsia="Times New Roman" w:hAnsi="Century Gothic" w:cs="Arial"/>
      <w:snapToGrid w:val="0"/>
      <w:sz w:val="24"/>
    </w:rPr>
  </w:style>
  <w:style w:type="character" w:customStyle="1" w:styleId="Heading2Char">
    <w:name w:val="Heading 2 Char"/>
    <w:basedOn w:val="DefaultParagraphFont"/>
    <w:link w:val="Heading2"/>
    <w:uiPriority w:val="9"/>
    <w:rsid w:val="00F23392"/>
    <w:rPr>
      <w:rFonts w:asciiTheme="majorHAnsi" w:eastAsiaTheme="majorEastAsia" w:hAnsiTheme="majorHAnsi" w:cstheme="majorBidi"/>
      <w:b/>
      <w:bCs/>
      <w:sz w:val="26"/>
      <w:szCs w:val="26"/>
    </w:rPr>
  </w:style>
  <w:style w:type="paragraph" w:styleId="ListParagraph">
    <w:name w:val="List Paragraph"/>
    <w:basedOn w:val="Normal"/>
    <w:link w:val="ListParagraphChar"/>
    <w:uiPriority w:val="34"/>
    <w:qFormat/>
    <w:rsid w:val="00F23392"/>
    <w:pPr>
      <w:ind w:left="720"/>
      <w:contextualSpacing/>
    </w:pPr>
  </w:style>
  <w:style w:type="paragraph" w:customStyle="1" w:styleId="fdd">
    <w:name w:val="fdd"/>
    <w:next w:val="Normal"/>
    <w:link w:val="fddChar"/>
    <w:rsid w:val="00F23392"/>
    <w:pPr>
      <w:framePr w:wrap="around" w:vAnchor="text" w:hAnchor="text" w:y="1"/>
      <w:numPr>
        <w:ilvl w:val="1"/>
        <w:numId w:val="2"/>
      </w:numPr>
      <w:spacing w:before="120" w:after="120"/>
      <w:ind w:left="432"/>
    </w:pPr>
    <w:rPr>
      <w:rFonts w:ascii="Century Gothic" w:hAnsi="Century Gothic"/>
      <w:color w:val="2F5496" w:themeColor="accent1" w:themeShade="BF"/>
      <w:sz w:val="32"/>
      <w:lang w:bidi="ar-SA"/>
    </w:rPr>
  </w:style>
  <w:style w:type="paragraph" w:styleId="TOC1">
    <w:name w:val="toc 1"/>
    <w:basedOn w:val="Normal"/>
    <w:next w:val="Normal"/>
    <w:autoRedefine/>
    <w:uiPriority w:val="39"/>
    <w:unhideWhenUsed/>
    <w:rsid w:val="00F23392"/>
    <w:pPr>
      <w:tabs>
        <w:tab w:val="right" w:leader="dot" w:pos="9350"/>
      </w:tabs>
      <w:spacing w:after="100"/>
      <w:ind w:left="0" w:right="144"/>
    </w:pPr>
    <w:rPr>
      <w:rFonts w:asciiTheme="minorHAnsi" w:hAnsiTheme="minorHAnsi"/>
      <w:sz w:val="24"/>
    </w:rPr>
  </w:style>
  <w:style w:type="character" w:customStyle="1" w:styleId="ListParagraphChar">
    <w:name w:val="List Paragraph Char"/>
    <w:basedOn w:val="DefaultParagraphFont"/>
    <w:link w:val="ListParagraph"/>
    <w:uiPriority w:val="34"/>
    <w:rsid w:val="00F23392"/>
    <w:rPr>
      <w:rFonts w:ascii="Century Gothic" w:hAnsi="Century Gothic"/>
      <w:sz w:val="18"/>
    </w:rPr>
  </w:style>
  <w:style w:type="character" w:customStyle="1" w:styleId="fddChar">
    <w:name w:val="fdd Char"/>
    <w:basedOn w:val="ListParagraphChar"/>
    <w:link w:val="fdd"/>
    <w:rsid w:val="00F23392"/>
    <w:rPr>
      <w:rFonts w:ascii="Century Gothic" w:hAnsi="Century Gothic"/>
      <w:color w:val="2F5496" w:themeColor="accent1" w:themeShade="BF"/>
      <w:sz w:val="32"/>
      <w:lang w:bidi="ar-SA"/>
    </w:rPr>
  </w:style>
  <w:style w:type="paragraph" w:customStyle="1" w:styleId="Style3">
    <w:name w:val="Style3"/>
    <w:basedOn w:val="Normal"/>
    <w:next w:val="Normal"/>
    <w:link w:val="Style3Char"/>
    <w:qFormat/>
    <w:rsid w:val="00F23392"/>
    <w:pPr>
      <w:numPr>
        <w:ilvl w:val="1"/>
        <w:numId w:val="3"/>
      </w:numPr>
    </w:pPr>
    <w:rPr>
      <w:color w:val="2F5496" w:themeColor="accent1" w:themeShade="BF"/>
      <w:sz w:val="32"/>
      <w:lang w:val="en-GB"/>
    </w:rPr>
  </w:style>
  <w:style w:type="paragraph" w:customStyle="1" w:styleId="Style4">
    <w:name w:val="Style4"/>
    <w:basedOn w:val="Normal"/>
    <w:next w:val="Normal"/>
    <w:link w:val="Style4Char"/>
    <w:qFormat/>
    <w:rsid w:val="00F23392"/>
    <w:pPr>
      <w:numPr>
        <w:numId w:val="3"/>
      </w:numPr>
      <w:ind w:left="1800"/>
    </w:pPr>
    <w:rPr>
      <w:color w:val="2F5496" w:themeColor="accent1" w:themeShade="BF"/>
      <w:sz w:val="32"/>
      <w:lang w:val="en-GB"/>
    </w:rPr>
  </w:style>
  <w:style w:type="character" w:customStyle="1" w:styleId="Style3Char">
    <w:name w:val="Style3 Char"/>
    <w:basedOn w:val="DefaultParagraphFont"/>
    <w:link w:val="Style3"/>
    <w:rsid w:val="00F23392"/>
    <w:rPr>
      <w:rFonts w:ascii="Century Gothic" w:hAnsi="Century Gothic"/>
      <w:color w:val="2F5496" w:themeColor="accent1" w:themeShade="BF"/>
      <w:sz w:val="32"/>
      <w:lang w:val="en-GB"/>
    </w:rPr>
  </w:style>
  <w:style w:type="paragraph" w:customStyle="1" w:styleId="To">
    <w:name w:val="To"/>
    <w:basedOn w:val="Normal"/>
    <w:next w:val="Normal"/>
    <w:rsid w:val="00F23392"/>
    <w:pPr>
      <w:keepNext/>
      <w:keepLines/>
      <w:numPr>
        <w:numId w:val="4"/>
      </w:numPr>
      <w:spacing w:before="160" w:line="240" w:lineRule="auto"/>
      <w:ind w:right="1080"/>
    </w:pPr>
    <w:rPr>
      <w:rFonts w:eastAsia="Times New Roman" w:cs="Times New Roman"/>
      <w:b/>
      <w:color w:val="121E32"/>
      <w:spacing w:val="5"/>
      <w:szCs w:val="18"/>
      <w:lang w:bidi="ar-SA"/>
    </w:rPr>
  </w:style>
  <w:style w:type="character" w:customStyle="1" w:styleId="Style4Char">
    <w:name w:val="Style4 Char"/>
    <w:basedOn w:val="ListParagraphChar"/>
    <w:link w:val="Style4"/>
    <w:rsid w:val="00F23392"/>
    <w:rPr>
      <w:rFonts w:ascii="Century Gothic" w:hAnsi="Century Gothic"/>
      <w:color w:val="2F5496" w:themeColor="accent1" w:themeShade="BF"/>
      <w:sz w:val="32"/>
      <w:lang w:val="en-GB"/>
    </w:rPr>
  </w:style>
  <w:style w:type="paragraph" w:customStyle="1" w:styleId="NoteHead">
    <w:name w:val="NoteHead"/>
    <w:basedOn w:val="Normal"/>
    <w:rsid w:val="00F23392"/>
    <w:pPr>
      <w:keepLines/>
      <w:spacing w:before="0" w:after="0" w:line="240" w:lineRule="auto"/>
      <w:ind w:left="0"/>
      <w:jc w:val="center"/>
    </w:pPr>
    <w:rPr>
      <w:rFonts w:eastAsia="Times New Roman" w:cs="Times New Roman"/>
      <w:b/>
      <w:color w:val="FFFFFF"/>
      <w:sz w:val="22"/>
      <w:lang w:bidi="ar-SA"/>
    </w:rPr>
  </w:style>
  <w:style w:type="paragraph" w:customStyle="1" w:styleId="Notetext">
    <w:name w:val="Notetext"/>
    <w:basedOn w:val="Normal"/>
    <w:autoRedefine/>
    <w:rsid w:val="00F23392"/>
    <w:pPr>
      <w:keepNext/>
      <w:keepLines/>
      <w:spacing w:before="40" w:after="0" w:line="240" w:lineRule="auto"/>
      <w:ind w:left="0"/>
    </w:pPr>
    <w:rPr>
      <w:rFonts w:eastAsia="Batang" w:cs="Times New Roman"/>
      <w:bCs/>
      <w:color w:val="FFFFFF" w:themeColor="background1"/>
      <w:szCs w:val="20"/>
      <w:lang w:eastAsia="ko-KR" w:bidi="ar-SA"/>
    </w:rPr>
  </w:style>
  <w:style w:type="paragraph" w:customStyle="1" w:styleId="NumbersManual">
    <w:name w:val="Numbers Manual"/>
    <w:basedOn w:val="Normal"/>
    <w:rsid w:val="00F23392"/>
    <w:pPr>
      <w:keepLines/>
      <w:spacing w:before="0" w:line="240" w:lineRule="auto"/>
      <w:ind w:hanging="360"/>
    </w:pPr>
    <w:rPr>
      <w:rFonts w:eastAsia="Times New Roman" w:cs="Times New Roman"/>
      <w:color w:val="121E32"/>
      <w:szCs w:val="18"/>
      <w:lang w:bidi="ar-SA"/>
    </w:rPr>
  </w:style>
  <w:style w:type="paragraph" w:customStyle="1" w:styleId="a0">
    <w:name w:val="ראשון"/>
    <w:basedOn w:val="Heading3"/>
    <w:next w:val="Normal"/>
    <w:link w:val="Char0"/>
    <w:qFormat/>
    <w:rsid w:val="00F23392"/>
    <w:pPr>
      <w:numPr>
        <w:numId w:val="8"/>
      </w:numPr>
      <w:spacing w:after="160"/>
    </w:pPr>
    <w:rPr>
      <w:color w:val="1F3864" w:themeColor="accent1" w:themeShade="80"/>
    </w:rPr>
  </w:style>
  <w:style w:type="paragraph" w:customStyle="1" w:styleId="a1">
    <w:name w:val="משנה"/>
    <w:basedOn w:val="Heading3"/>
    <w:next w:val="Normal"/>
    <w:link w:val="Char1"/>
    <w:qFormat/>
    <w:rsid w:val="00F23392"/>
    <w:pPr>
      <w:numPr>
        <w:ilvl w:val="1"/>
        <w:numId w:val="8"/>
      </w:numPr>
      <w:spacing w:after="160"/>
    </w:pPr>
    <w:rPr>
      <w:color w:val="2F5496" w:themeColor="accent1" w:themeShade="BF"/>
    </w:rPr>
  </w:style>
  <w:style w:type="character" w:customStyle="1" w:styleId="Char0">
    <w:name w:val="ראשון Char"/>
    <w:basedOn w:val="Heading3Char"/>
    <w:link w:val="a0"/>
    <w:rsid w:val="00F23392"/>
    <w:rPr>
      <w:rFonts w:ascii="DINOT" w:hAnsi="DINOT" w:cs="Times New Roman"/>
      <w:b/>
      <w:bCs/>
      <w:color w:val="1F3864" w:themeColor="accent1" w:themeShade="80"/>
      <w:lang w:bidi="ar-SA"/>
    </w:rPr>
  </w:style>
  <w:style w:type="paragraph" w:customStyle="1" w:styleId="a3">
    <w:name w:val="שלישי"/>
    <w:basedOn w:val="Heading3"/>
    <w:next w:val="Normal"/>
    <w:link w:val="Char2"/>
    <w:qFormat/>
    <w:rsid w:val="00F23392"/>
    <w:pPr>
      <w:spacing w:after="160"/>
      <w:ind w:left="720" w:hanging="720"/>
    </w:pPr>
    <w:rPr>
      <w:color w:val="8EAADB" w:themeColor="accent1" w:themeTint="99"/>
    </w:rPr>
  </w:style>
  <w:style w:type="character" w:customStyle="1" w:styleId="Char1">
    <w:name w:val="משנה Char"/>
    <w:basedOn w:val="Heading3Char"/>
    <w:link w:val="a1"/>
    <w:rsid w:val="00F23392"/>
    <w:rPr>
      <w:rFonts w:ascii="DINOT" w:hAnsi="DINOT" w:cs="Times New Roman"/>
      <w:b/>
      <w:bCs/>
      <w:color w:val="2F5496" w:themeColor="accent1" w:themeShade="BF"/>
      <w:lang w:bidi="ar-SA"/>
    </w:rPr>
  </w:style>
  <w:style w:type="paragraph" w:styleId="TOC3">
    <w:name w:val="toc 3"/>
    <w:basedOn w:val="Normal"/>
    <w:next w:val="Normal"/>
    <w:autoRedefine/>
    <w:uiPriority w:val="39"/>
    <w:unhideWhenUsed/>
    <w:rsid w:val="00F23392"/>
    <w:pPr>
      <w:spacing w:after="100"/>
      <w:ind w:left="360"/>
    </w:pPr>
  </w:style>
  <w:style w:type="character" w:customStyle="1" w:styleId="Char2">
    <w:name w:val="שלישי Char"/>
    <w:basedOn w:val="Heading3Char"/>
    <w:link w:val="a3"/>
    <w:rsid w:val="00F23392"/>
    <w:rPr>
      <w:rFonts w:ascii="DINOT" w:hAnsi="DINOT" w:cs="Times New Roman"/>
      <w:b/>
      <w:bCs/>
      <w:color w:val="8EAADB" w:themeColor="accent1" w:themeTint="99"/>
      <w:lang w:bidi="ar-SA"/>
    </w:rPr>
  </w:style>
  <w:style w:type="character" w:customStyle="1" w:styleId="Heading4Char">
    <w:name w:val="Heading 4 Char"/>
    <w:basedOn w:val="DefaultParagraphFont"/>
    <w:link w:val="Heading4"/>
    <w:uiPriority w:val="9"/>
    <w:semiHidden/>
    <w:rsid w:val="00F23392"/>
    <w:rPr>
      <w:rFonts w:asciiTheme="majorHAnsi" w:eastAsiaTheme="majorEastAsia" w:hAnsiTheme="majorHAnsi" w:cstheme="majorBidi"/>
      <w:i/>
      <w:iCs/>
      <w:color w:val="2F5496" w:themeColor="accent1" w:themeShade="BF"/>
      <w:sz w:val="18"/>
    </w:rPr>
  </w:style>
  <w:style w:type="paragraph" w:customStyle="1" w:styleId="Callouts">
    <w:name w:val="Callouts"/>
    <w:basedOn w:val="Normal"/>
    <w:rsid w:val="00F23392"/>
    <w:pPr>
      <w:keepLines/>
      <w:spacing w:before="0" w:after="0" w:line="240" w:lineRule="auto"/>
      <w:ind w:left="0"/>
    </w:pPr>
    <w:rPr>
      <w:rFonts w:eastAsia="Times New Roman" w:cs="Arial"/>
      <w:color w:val="121E32"/>
      <w:sz w:val="14"/>
      <w:szCs w:val="14"/>
      <w:lang w:bidi="ar-SA"/>
    </w:rPr>
  </w:style>
  <w:style w:type="paragraph" w:styleId="NoSpacing">
    <w:name w:val="No Spacing"/>
    <w:link w:val="NoSpacingChar"/>
    <w:uiPriority w:val="1"/>
    <w:qFormat/>
    <w:rsid w:val="00F23392"/>
    <w:pPr>
      <w:spacing w:after="0" w:line="240" w:lineRule="auto"/>
      <w:ind w:left="1440"/>
    </w:pPr>
    <w:rPr>
      <w:rFonts w:ascii="Century Gothic" w:hAnsi="Century Gothic"/>
      <w:sz w:val="18"/>
    </w:rPr>
  </w:style>
  <w:style w:type="paragraph" w:customStyle="1" w:styleId="a">
    <w:name w:val="שלבים"/>
    <w:basedOn w:val="Normal"/>
    <w:next w:val="Normal"/>
    <w:link w:val="Char3"/>
    <w:qFormat/>
    <w:rsid w:val="00F23392"/>
    <w:pPr>
      <w:numPr>
        <w:numId w:val="5"/>
      </w:numPr>
    </w:pPr>
  </w:style>
  <w:style w:type="paragraph" w:styleId="Caption">
    <w:name w:val="caption"/>
    <w:basedOn w:val="Normal"/>
    <w:next w:val="Normal"/>
    <w:uiPriority w:val="35"/>
    <w:unhideWhenUsed/>
    <w:qFormat/>
    <w:rsid w:val="00F23392"/>
    <w:pPr>
      <w:spacing w:before="0" w:after="200" w:line="240" w:lineRule="auto"/>
    </w:pPr>
    <w:rPr>
      <w:b/>
      <w:iCs/>
      <w:color w:val="44546A" w:themeColor="text2"/>
      <w:szCs w:val="18"/>
    </w:rPr>
  </w:style>
  <w:style w:type="character" w:customStyle="1" w:styleId="NoSpacingChar">
    <w:name w:val="No Spacing Char"/>
    <w:basedOn w:val="DefaultParagraphFont"/>
    <w:link w:val="NoSpacing"/>
    <w:uiPriority w:val="1"/>
    <w:rsid w:val="00F23392"/>
    <w:rPr>
      <w:rFonts w:ascii="Century Gothic" w:hAnsi="Century Gothic"/>
      <w:sz w:val="18"/>
    </w:rPr>
  </w:style>
  <w:style w:type="character" w:customStyle="1" w:styleId="Char3">
    <w:name w:val="שלבים Char"/>
    <w:basedOn w:val="NoSpacingChar"/>
    <w:link w:val="a"/>
    <w:rsid w:val="00F23392"/>
    <w:rPr>
      <w:rFonts w:ascii="Century Gothic" w:hAnsi="Century Gothic"/>
      <w:sz w:val="18"/>
    </w:rPr>
  </w:style>
  <w:style w:type="paragraph" w:styleId="NormalWeb">
    <w:name w:val="Normal (Web)"/>
    <w:basedOn w:val="Normal"/>
    <w:uiPriority w:val="99"/>
    <w:semiHidden/>
    <w:unhideWhenUsed/>
    <w:rsid w:val="00F23392"/>
    <w:pPr>
      <w:spacing w:before="100" w:beforeAutospacing="1" w:after="100" w:afterAutospacing="1" w:line="240" w:lineRule="auto"/>
      <w:ind w:left="0"/>
    </w:pPr>
    <w:rPr>
      <w:rFonts w:ascii="Times New Roman" w:eastAsiaTheme="minorEastAsia" w:hAnsi="Times New Roman" w:cs="Times New Roman"/>
      <w:sz w:val="24"/>
      <w:szCs w:val="24"/>
    </w:rPr>
  </w:style>
  <w:style w:type="paragraph" w:customStyle="1" w:styleId="ckecklist">
    <w:name w:val="ckecklist"/>
    <w:basedOn w:val="ListParagraph"/>
    <w:link w:val="ckecklistChar"/>
    <w:qFormat/>
    <w:rsid w:val="00F23392"/>
    <w:pPr>
      <w:numPr>
        <w:numId w:val="6"/>
      </w:numPr>
      <w:spacing w:before="0" w:after="160"/>
    </w:pPr>
  </w:style>
  <w:style w:type="character" w:customStyle="1" w:styleId="ckecklistChar">
    <w:name w:val="ckecklist Char"/>
    <w:basedOn w:val="ListParagraphChar"/>
    <w:link w:val="ckecklist"/>
    <w:rsid w:val="00F23392"/>
    <w:rPr>
      <w:rFonts w:ascii="Century Gothic" w:hAnsi="Century Gothic"/>
      <w:sz w:val="18"/>
    </w:rPr>
  </w:style>
  <w:style w:type="table" w:styleId="TableGrid">
    <w:name w:val="Table Grid"/>
    <w:basedOn w:val="TableNormal"/>
    <w:uiPriority w:val="39"/>
    <w:rsid w:val="00F23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3392"/>
    <w:rPr>
      <w:rFonts w:eastAsiaTheme="majorEastAsia" w:cstheme="minorHAnsi"/>
      <w:color w:val="2F5496" w:themeColor="accent1" w:themeShade="BF"/>
      <w:sz w:val="28"/>
      <w:szCs w:val="28"/>
      <w:lang w:bidi="ar-SA"/>
    </w:rPr>
  </w:style>
  <w:style w:type="character" w:styleId="CommentReference">
    <w:name w:val="annotation reference"/>
    <w:basedOn w:val="DefaultParagraphFont"/>
    <w:uiPriority w:val="99"/>
    <w:semiHidden/>
    <w:unhideWhenUsed/>
    <w:rsid w:val="00F23392"/>
    <w:rPr>
      <w:sz w:val="16"/>
      <w:szCs w:val="16"/>
    </w:rPr>
  </w:style>
  <w:style w:type="paragraph" w:styleId="CommentText">
    <w:name w:val="annotation text"/>
    <w:basedOn w:val="Normal"/>
    <w:link w:val="CommentTextChar"/>
    <w:uiPriority w:val="99"/>
    <w:semiHidden/>
    <w:unhideWhenUsed/>
    <w:rsid w:val="00F23392"/>
    <w:pPr>
      <w:spacing w:line="240" w:lineRule="auto"/>
    </w:pPr>
    <w:rPr>
      <w:sz w:val="20"/>
      <w:szCs w:val="20"/>
    </w:rPr>
  </w:style>
  <w:style w:type="character" w:customStyle="1" w:styleId="CommentTextChar">
    <w:name w:val="Comment Text Char"/>
    <w:basedOn w:val="DefaultParagraphFont"/>
    <w:link w:val="CommentText"/>
    <w:uiPriority w:val="99"/>
    <w:semiHidden/>
    <w:rsid w:val="00F23392"/>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F23392"/>
    <w:rPr>
      <w:b/>
      <w:bCs/>
    </w:rPr>
  </w:style>
  <w:style w:type="character" w:customStyle="1" w:styleId="CommentSubjectChar">
    <w:name w:val="Comment Subject Char"/>
    <w:basedOn w:val="CommentTextChar"/>
    <w:link w:val="CommentSubject"/>
    <w:uiPriority w:val="99"/>
    <w:semiHidden/>
    <w:rsid w:val="00F23392"/>
    <w:rPr>
      <w:rFonts w:ascii="Century Gothic" w:hAnsi="Century Gothic"/>
      <w:b/>
      <w:bCs/>
      <w:sz w:val="20"/>
      <w:szCs w:val="20"/>
    </w:rPr>
  </w:style>
  <w:style w:type="paragraph" w:styleId="BalloonText">
    <w:name w:val="Balloon Text"/>
    <w:basedOn w:val="Normal"/>
    <w:link w:val="BalloonTextChar"/>
    <w:uiPriority w:val="99"/>
    <w:semiHidden/>
    <w:unhideWhenUsed/>
    <w:rsid w:val="00F23392"/>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23392"/>
    <w:rPr>
      <w:rFonts w:ascii="Segoe UI" w:hAnsi="Segoe UI" w:cs="Segoe UI"/>
      <w:sz w:val="18"/>
      <w:szCs w:val="18"/>
    </w:rPr>
  </w:style>
  <w:style w:type="paragraph" w:styleId="IntenseQuote">
    <w:name w:val="Intense Quote"/>
    <w:basedOn w:val="Normal"/>
    <w:next w:val="Normal"/>
    <w:link w:val="IntenseQuoteChar"/>
    <w:uiPriority w:val="30"/>
    <w:qFormat/>
    <w:rsid w:val="00F2339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3392"/>
    <w:rPr>
      <w:rFonts w:ascii="Century Gothic" w:hAnsi="Century Gothic"/>
      <w:i/>
      <w:iCs/>
      <w:color w:val="4472C4" w:themeColor="accent1"/>
      <w:sz w:val="18"/>
    </w:rPr>
  </w:style>
  <w:style w:type="paragraph" w:styleId="BodyText">
    <w:name w:val="Body Text"/>
    <w:basedOn w:val="Normal"/>
    <w:link w:val="BodyTextChar"/>
    <w:qFormat/>
    <w:rsid w:val="00F23392"/>
    <w:pPr>
      <w:spacing w:before="60" w:after="60" w:line="360" w:lineRule="auto"/>
      <w:ind w:left="0"/>
      <w:jc w:val="both"/>
    </w:pPr>
    <w:rPr>
      <w:rFonts w:eastAsia="Times New Roman" w:cs="Times New Roman"/>
      <w:sz w:val="22"/>
    </w:rPr>
  </w:style>
  <w:style w:type="character" w:customStyle="1" w:styleId="BodyTextChar">
    <w:name w:val="Body Text Char"/>
    <w:basedOn w:val="DefaultParagraphFont"/>
    <w:link w:val="BodyText"/>
    <w:rsid w:val="00F23392"/>
    <w:rPr>
      <w:rFonts w:ascii="Century Gothic" w:eastAsia="Times New Roman" w:hAnsi="Century Gothic" w:cs="Times New Roman"/>
    </w:rPr>
  </w:style>
  <w:style w:type="paragraph" w:customStyle="1" w:styleId="Copyright">
    <w:name w:val="Copyright"/>
    <w:basedOn w:val="BodyText"/>
    <w:rsid w:val="00F23392"/>
  </w:style>
  <w:style w:type="table" w:styleId="PlainTable1">
    <w:name w:val="Plain Table 1"/>
    <w:basedOn w:val="TableNormal"/>
    <w:uiPriority w:val="41"/>
    <w:rsid w:val="00F2339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F23392"/>
    <w:rPr>
      <w:color w:val="808080"/>
      <w:shd w:val="clear" w:color="auto" w:fill="E6E6E6"/>
    </w:rPr>
  </w:style>
  <w:style w:type="paragraph" w:customStyle="1" w:styleId="Default">
    <w:name w:val="Default"/>
    <w:rsid w:val="00F23392"/>
    <w:pPr>
      <w:autoSpaceDE w:val="0"/>
      <w:autoSpaceDN w:val="0"/>
      <w:adjustRightInd w:val="0"/>
      <w:spacing w:after="0" w:line="240" w:lineRule="auto"/>
    </w:pPr>
    <w:rPr>
      <w:rFonts w:ascii="Helvetica Neue LT Std" w:hAnsi="Helvetica Neue LT Std" w:cs="Helvetica Neue LT Std"/>
      <w:color w:val="000000"/>
      <w:sz w:val="24"/>
      <w:szCs w:val="24"/>
    </w:rPr>
  </w:style>
  <w:style w:type="character" w:customStyle="1" w:styleId="A14">
    <w:name w:val="A14"/>
    <w:uiPriority w:val="99"/>
    <w:rsid w:val="00F23392"/>
    <w:rPr>
      <w:rFonts w:cs="Helvetica Neue LT Std"/>
      <w:color w:val="000000"/>
      <w:sz w:val="18"/>
      <w:szCs w:val="18"/>
    </w:rPr>
  </w:style>
  <w:style w:type="paragraph" w:styleId="TOCHeading">
    <w:name w:val="TOC Heading"/>
    <w:basedOn w:val="Heading1"/>
    <w:next w:val="Normal"/>
    <w:uiPriority w:val="39"/>
    <w:unhideWhenUsed/>
    <w:qFormat/>
    <w:rsid w:val="00F23392"/>
    <w:pPr>
      <w:outlineLvl w:val="9"/>
    </w:pPr>
  </w:style>
  <w:style w:type="character" w:styleId="UnresolvedMention">
    <w:name w:val="Unresolved Mention"/>
    <w:basedOn w:val="DefaultParagraphFont"/>
    <w:uiPriority w:val="99"/>
    <w:semiHidden/>
    <w:unhideWhenUsed/>
    <w:rsid w:val="00F23392"/>
    <w:rPr>
      <w:color w:val="808080"/>
      <w:shd w:val="clear" w:color="auto" w:fill="E6E6E6"/>
    </w:rPr>
  </w:style>
  <w:style w:type="paragraph" w:customStyle="1" w:styleId="BasicParagraph">
    <w:name w:val="[Basic Paragraph]"/>
    <w:basedOn w:val="Normal"/>
    <w:link w:val="BasicParagraphChar"/>
    <w:uiPriority w:val="99"/>
    <w:rsid w:val="00F23392"/>
    <w:pPr>
      <w:autoSpaceDE w:val="0"/>
      <w:autoSpaceDN w:val="0"/>
      <w:bidi/>
      <w:adjustRightInd w:val="0"/>
      <w:spacing w:before="0" w:after="0" w:line="288" w:lineRule="auto"/>
      <w:ind w:left="0"/>
      <w:textAlignment w:val="center"/>
    </w:pPr>
    <w:rPr>
      <w:rFonts w:ascii="Adobe Hebrew" w:hAnsi="Adobe Hebrew" w:cs="Adobe Hebrew"/>
      <w:color w:val="000000"/>
      <w:sz w:val="24"/>
      <w:szCs w:val="24"/>
    </w:rPr>
  </w:style>
  <w:style w:type="paragraph" w:customStyle="1" w:styleId="headlinecover1">
    <w:name w:val="headline cover1"/>
    <w:basedOn w:val="BasicParagraph"/>
    <w:link w:val="headlinecover1Char"/>
    <w:qFormat/>
    <w:rsid w:val="00F23392"/>
    <w:pPr>
      <w:bidi w:val="0"/>
    </w:pPr>
    <w:rPr>
      <w:rFonts w:ascii="DINOT" w:hAnsi="DINOT" w:cs="DINOT"/>
      <w:caps/>
      <w:color w:val="A4A4A7"/>
      <w:spacing w:val="-8"/>
      <w:sz w:val="84"/>
      <w:szCs w:val="84"/>
    </w:rPr>
  </w:style>
  <w:style w:type="paragraph" w:customStyle="1" w:styleId="headlinecover2">
    <w:name w:val="headline cover2"/>
    <w:basedOn w:val="BasicParagraph"/>
    <w:link w:val="headlinecover2Char"/>
    <w:qFormat/>
    <w:rsid w:val="00F23392"/>
    <w:pPr>
      <w:bidi w:val="0"/>
      <w:spacing w:line="168" w:lineRule="auto"/>
    </w:pPr>
    <w:rPr>
      <w:rFonts w:ascii="DINOT" w:hAnsi="DINOT" w:cs="DINOT"/>
      <w:spacing w:val="-30"/>
      <w:sz w:val="100"/>
      <w:szCs w:val="100"/>
    </w:rPr>
  </w:style>
  <w:style w:type="character" w:customStyle="1" w:styleId="BasicParagraphChar">
    <w:name w:val="[Basic Paragraph] Char"/>
    <w:basedOn w:val="DefaultParagraphFont"/>
    <w:link w:val="BasicParagraph"/>
    <w:uiPriority w:val="99"/>
    <w:rsid w:val="00F23392"/>
    <w:rPr>
      <w:rFonts w:ascii="Adobe Hebrew" w:hAnsi="Adobe Hebrew" w:cs="Adobe Hebrew"/>
      <w:color w:val="000000"/>
      <w:sz w:val="24"/>
      <w:szCs w:val="24"/>
    </w:rPr>
  </w:style>
  <w:style w:type="character" w:customStyle="1" w:styleId="headlinecover1Char">
    <w:name w:val="headline cover1 Char"/>
    <w:basedOn w:val="BasicParagraphChar"/>
    <w:link w:val="headlinecover1"/>
    <w:rsid w:val="00F23392"/>
    <w:rPr>
      <w:rFonts w:ascii="DINOT" w:hAnsi="DINOT" w:cs="DINOT"/>
      <w:caps/>
      <w:color w:val="A4A4A7"/>
      <w:spacing w:val="-8"/>
      <w:sz w:val="84"/>
      <w:szCs w:val="84"/>
    </w:rPr>
  </w:style>
  <w:style w:type="paragraph" w:customStyle="1" w:styleId="headlinecover3">
    <w:name w:val="headline cover3"/>
    <w:basedOn w:val="BasicParagraph"/>
    <w:link w:val="headlinecover3Char"/>
    <w:qFormat/>
    <w:rsid w:val="00F23392"/>
    <w:pPr>
      <w:suppressAutoHyphens/>
      <w:bidi w:val="0"/>
      <w:spacing w:line="240" w:lineRule="auto"/>
    </w:pPr>
    <w:rPr>
      <w:rFonts w:ascii="DINOT" w:hAnsi="DINOT" w:cs="DINOT"/>
      <w:color w:val="DC4B9B"/>
      <w:spacing w:val="-8"/>
      <w:sz w:val="38"/>
      <w:szCs w:val="38"/>
    </w:rPr>
  </w:style>
  <w:style w:type="character" w:customStyle="1" w:styleId="headlinecover2Char">
    <w:name w:val="headline cover2 Char"/>
    <w:basedOn w:val="BasicParagraphChar"/>
    <w:link w:val="headlinecover2"/>
    <w:rsid w:val="00F23392"/>
    <w:rPr>
      <w:rFonts w:ascii="DINOT" w:hAnsi="DINOT" w:cs="DINOT"/>
      <w:color w:val="000000"/>
      <w:spacing w:val="-30"/>
      <w:sz w:val="100"/>
      <w:szCs w:val="100"/>
    </w:rPr>
  </w:style>
  <w:style w:type="paragraph" w:customStyle="1" w:styleId="smallletterstyle">
    <w:name w:val="small letter style"/>
    <w:basedOn w:val="Normal"/>
    <w:link w:val="smallletterstyleChar"/>
    <w:qFormat/>
    <w:rsid w:val="00F23392"/>
    <w:pPr>
      <w:tabs>
        <w:tab w:val="left" w:pos="3828"/>
      </w:tabs>
      <w:ind w:left="0"/>
    </w:pPr>
    <w:rPr>
      <w:rFonts w:ascii="DINOT" w:hAnsi="DINOT" w:cstheme="minorHAnsi"/>
      <w:sz w:val="14"/>
      <w:szCs w:val="14"/>
    </w:rPr>
  </w:style>
  <w:style w:type="character" w:customStyle="1" w:styleId="headlinecover3Char">
    <w:name w:val="headline cover3 Char"/>
    <w:basedOn w:val="BasicParagraphChar"/>
    <w:link w:val="headlinecover3"/>
    <w:rsid w:val="00F23392"/>
    <w:rPr>
      <w:rFonts w:ascii="DINOT" w:hAnsi="DINOT" w:cs="DINOT"/>
      <w:color w:val="DC4B9B"/>
      <w:spacing w:val="-8"/>
      <w:sz w:val="38"/>
      <w:szCs w:val="38"/>
    </w:rPr>
  </w:style>
  <w:style w:type="character" w:customStyle="1" w:styleId="smallletterstyleChar">
    <w:name w:val="small letter style Char"/>
    <w:basedOn w:val="DefaultParagraphFont"/>
    <w:link w:val="smallletterstyle"/>
    <w:rsid w:val="00F23392"/>
    <w:rPr>
      <w:rFonts w:ascii="DINOT" w:hAnsi="DINOT" w:cstheme="minorHAnsi"/>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446729">
      <w:bodyDiv w:val="1"/>
      <w:marLeft w:val="0"/>
      <w:marRight w:val="0"/>
      <w:marTop w:val="0"/>
      <w:marBottom w:val="0"/>
      <w:divBdr>
        <w:top w:val="none" w:sz="0" w:space="0" w:color="auto"/>
        <w:left w:val="none" w:sz="0" w:space="0" w:color="auto"/>
        <w:bottom w:val="none" w:sz="0" w:space="0" w:color="auto"/>
        <w:right w:val="none" w:sz="0" w:space="0" w:color="auto"/>
      </w:divBdr>
      <w:divsChild>
        <w:div w:id="1550608548">
          <w:marLeft w:val="0"/>
          <w:marRight w:val="0"/>
          <w:marTop w:val="0"/>
          <w:marBottom w:val="0"/>
          <w:divBdr>
            <w:top w:val="none" w:sz="0" w:space="0" w:color="auto"/>
            <w:left w:val="none" w:sz="0" w:space="0" w:color="auto"/>
            <w:bottom w:val="none" w:sz="0" w:space="0" w:color="auto"/>
            <w:right w:val="none" w:sz="0" w:space="0" w:color="auto"/>
          </w:divBdr>
        </w:div>
      </w:divsChild>
    </w:div>
    <w:div w:id="1044331831">
      <w:bodyDiv w:val="1"/>
      <w:marLeft w:val="0"/>
      <w:marRight w:val="0"/>
      <w:marTop w:val="0"/>
      <w:marBottom w:val="0"/>
      <w:divBdr>
        <w:top w:val="none" w:sz="0" w:space="0" w:color="auto"/>
        <w:left w:val="none" w:sz="0" w:space="0" w:color="auto"/>
        <w:bottom w:val="none" w:sz="0" w:space="0" w:color="auto"/>
        <w:right w:val="none" w:sz="0" w:space="0" w:color="auto"/>
      </w:divBdr>
      <w:divsChild>
        <w:div w:id="293490052">
          <w:marLeft w:val="0"/>
          <w:marRight w:val="0"/>
          <w:marTop w:val="105"/>
          <w:marBottom w:val="30"/>
          <w:divBdr>
            <w:top w:val="none" w:sz="0" w:space="0" w:color="auto"/>
            <w:left w:val="none" w:sz="0" w:space="0" w:color="auto"/>
            <w:bottom w:val="none" w:sz="0" w:space="0" w:color="auto"/>
            <w:right w:val="none" w:sz="0" w:space="0" w:color="auto"/>
          </w:divBdr>
          <w:divsChild>
            <w:div w:id="70665858">
              <w:marLeft w:val="0"/>
              <w:marRight w:val="0"/>
              <w:marTop w:val="0"/>
              <w:marBottom w:val="0"/>
              <w:divBdr>
                <w:top w:val="none" w:sz="0" w:space="0" w:color="auto"/>
                <w:left w:val="none" w:sz="0" w:space="0" w:color="auto"/>
                <w:bottom w:val="none" w:sz="0" w:space="0" w:color="auto"/>
                <w:right w:val="none" w:sz="0" w:space="0" w:color="auto"/>
              </w:divBdr>
              <w:divsChild>
                <w:div w:id="17807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5772">
          <w:marLeft w:val="0"/>
          <w:marRight w:val="0"/>
          <w:marTop w:val="0"/>
          <w:marBottom w:val="0"/>
          <w:divBdr>
            <w:top w:val="none" w:sz="0" w:space="0" w:color="auto"/>
            <w:left w:val="none" w:sz="0" w:space="0" w:color="auto"/>
            <w:bottom w:val="none" w:sz="0" w:space="0" w:color="auto"/>
            <w:right w:val="none" w:sz="0" w:space="0" w:color="auto"/>
          </w:divBdr>
          <w:divsChild>
            <w:div w:id="1901207159">
              <w:marLeft w:val="0"/>
              <w:marRight w:val="0"/>
              <w:marTop w:val="0"/>
              <w:marBottom w:val="0"/>
              <w:divBdr>
                <w:top w:val="none" w:sz="0" w:space="0" w:color="auto"/>
                <w:left w:val="none" w:sz="0" w:space="0" w:color="auto"/>
                <w:bottom w:val="none" w:sz="0" w:space="0" w:color="auto"/>
                <w:right w:val="none" w:sz="0" w:space="0" w:color="auto"/>
              </w:divBdr>
              <w:divsChild>
                <w:div w:id="1168639269">
                  <w:marLeft w:val="60"/>
                  <w:marRight w:val="0"/>
                  <w:marTop w:val="0"/>
                  <w:marBottom w:val="0"/>
                  <w:divBdr>
                    <w:top w:val="none" w:sz="0" w:space="0" w:color="auto"/>
                    <w:left w:val="none" w:sz="0" w:space="0" w:color="auto"/>
                    <w:bottom w:val="none" w:sz="0" w:space="0" w:color="auto"/>
                    <w:right w:val="none" w:sz="0" w:space="0" w:color="auto"/>
                  </w:divBdr>
                  <w:divsChild>
                    <w:div w:id="1321886659">
                      <w:marLeft w:val="0"/>
                      <w:marRight w:val="0"/>
                      <w:marTop w:val="0"/>
                      <w:marBottom w:val="120"/>
                      <w:divBdr>
                        <w:top w:val="single" w:sz="6" w:space="0" w:color="C0C0C0"/>
                        <w:left w:val="single" w:sz="6" w:space="0" w:color="D9D9D9"/>
                        <w:bottom w:val="single" w:sz="6" w:space="0" w:color="D9D9D9"/>
                        <w:right w:val="single" w:sz="6" w:space="0" w:color="D9D9D9"/>
                      </w:divBdr>
                      <w:divsChild>
                        <w:div w:id="1601375042">
                          <w:marLeft w:val="0"/>
                          <w:marRight w:val="0"/>
                          <w:marTop w:val="0"/>
                          <w:marBottom w:val="0"/>
                          <w:divBdr>
                            <w:top w:val="none" w:sz="0" w:space="0" w:color="auto"/>
                            <w:left w:val="none" w:sz="0" w:space="0" w:color="auto"/>
                            <w:bottom w:val="none" w:sz="0" w:space="0" w:color="auto"/>
                            <w:right w:val="none" w:sz="0" w:space="0" w:color="auto"/>
                          </w:divBdr>
                        </w:div>
                        <w:div w:id="20732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1238">
              <w:marLeft w:val="0"/>
              <w:marRight w:val="0"/>
              <w:marTop w:val="0"/>
              <w:marBottom w:val="0"/>
              <w:divBdr>
                <w:top w:val="none" w:sz="0" w:space="0" w:color="auto"/>
                <w:left w:val="none" w:sz="0" w:space="0" w:color="auto"/>
                <w:bottom w:val="none" w:sz="0" w:space="0" w:color="auto"/>
                <w:right w:val="none" w:sz="0" w:space="0" w:color="auto"/>
              </w:divBdr>
              <w:divsChild>
                <w:div w:id="1571036753">
                  <w:marLeft w:val="0"/>
                  <w:marRight w:val="60"/>
                  <w:marTop w:val="0"/>
                  <w:marBottom w:val="0"/>
                  <w:divBdr>
                    <w:top w:val="none" w:sz="0" w:space="0" w:color="auto"/>
                    <w:left w:val="none" w:sz="0" w:space="0" w:color="auto"/>
                    <w:bottom w:val="none" w:sz="0" w:space="0" w:color="auto"/>
                    <w:right w:val="none" w:sz="0" w:space="0" w:color="auto"/>
                  </w:divBdr>
                  <w:divsChild>
                    <w:div w:id="1530751666">
                      <w:marLeft w:val="0"/>
                      <w:marRight w:val="0"/>
                      <w:marTop w:val="0"/>
                      <w:marBottom w:val="0"/>
                      <w:divBdr>
                        <w:top w:val="none" w:sz="0" w:space="0" w:color="auto"/>
                        <w:left w:val="none" w:sz="0" w:space="0" w:color="auto"/>
                        <w:bottom w:val="none" w:sz="0" w:space="0" w:color="auto"/>
                        <w:right w:val="none" w:sz="0" w:space="0" w:color="auto"/>
                      </w:divBdr>
                      <w:divsChild>
                        <w:div w:id="614144518">
                          <w:marLeft w:val="0"/>
                          <w:marRight w:val="0"/>
                          <w:marTop w:val="0"/>
                          <w:marBottom w:val="120"/>
                          <w:divBdr>
                            <w:top w:val="single" w:sz="6" w:space="0" w:color="F5F5F5"/>
                            <w:left w:val="single" w:sz="6" w:space="0" w:color="F5F5F5"/>
                            <w:bottom w:val="single" w:sz="6" w:space="0" w:color="F5F5F5"/>
                            <w:right w:val="single" w:sz="6" w:space="0" w:color="F5F5F5"/>
                          </w:divBdr>
                          <w:divsChild>
                            <w:div w:id="393312887">
                              <w:marLeft w:val="0"/>
                              <w:marRight w:val="0"/>
                              <w:marTop w:val="0"/>
                              <w:marBottom w:val="0"/>
                              <w:divBdr>
                                <w:top w:val="none" w:sz="0" w:space="0" w:color="auto"/>
                                <w:left w:val="none" w:sz="0" w:space="0" w:color="auto"/>
                                <w:bottom w:val="none" w:sz="0" w:space="0" w:color="auto"/>
                                <w:right w:val="none" w:sz="0" w:space="0" w:color="auto"/>
                              </w:divBdr>
                              <w:divsChild>
                                <w:div w:id="1320578597">
                                  <w:marLeft w:val="0"/>
                                  <w:marRight w:val="0"/>
                                  <w:marTop w:val="0"/>
                                  <w:marBottom w:val="0"/>
                                  <w:divBdr>
                                    <w:top w:val="none" w:sz="0" w:space="0" w:color="auto"/>
                                    <w:left w:val="none" w:sz="0" w:space="0" w:color="auto"/>
                                    <w:bottom w:val="none" w:sz="0" w:space="0" w:color="auto"/>
                                    <w:right w:val="none" w:sz="0" w:space="0" w:color="auto"/>
                                  </w:divBdr>
                                </w:div>
                              </w:divsChild>
                            </w:div>
                            <w:div w:id="1770420500">
                              <w:marLeft w:val="0"/>
                              <w:marRight w:val="0"/>
                              <w:marTop w:val="0"/>
                              <w:marBottom w:val="0"/>
                              <w:divBdr>
                                <w:top w:val="none" w:sz="0" w:space="0" w:color="auto"/>
                                <w:left w:val="none" w:sz="0" w:space="0" w:color="auto"/>
                                <w:bottom w:val="none" w:sz="0" w:space="0" w:color="auto"/>
                                <w:right w:val="none" w:sz="0" w:space="0" w:color="auto"/>
                              </w:divBdr>
                              <w:divsChild>
                                <w:div w:id="1161041564">
                                  <w:marLeft w:val="0"/>
                                  <w:marRight w:val="0"/>
                                  <w:marTop w:val="0"/>
                                  <w:marBottom w:val="0"/>
                                  <w:divBdr>
                                    <w:top w:val="none" w:sz="0" w:space="0" w:color="auto"/>
                                    <w:left w:val="none" w:sz="0" w:space="0" w:color="auto"/>
                                    <w:bottom w:val="none" w:sz="0" w:space="0" w:color="auto"/>
                                    <w:right w:val="none" w:sz="0" w:space="0" w:color="auto"/>
                                  </w:divBdr>
                                  <w:divsChild>
                                    <w:div w:id="1667904511">
                                      <w:marLeft w:val="0"/>
                                      <w:marRight w:val="0"/>
                                      <w:marTop w:val="0"/>
                                      <w:marBottom w:val="0"/>
                                      <w:divBdr>
                                        <w:top w:val="single" w:sz="6" w:space="0" w:color="auto"/>
                                        <w:left w:val="single" w:sz="6" w:space="4" w:color="auto"/>
                                        <w:bottom w:val="single" w:sz="6" w:space="0" w:color="auto"/>
                                        <w:right w:val="single" w:sz="6" w:space="2" w:color="auto"/>
                                      </w:divBdr>
                                    </w:div>
                                  </w:divsChild>
                                </w:div>
                              </w:divsChild>
                            </w:div>
                          </w:divsChild>
                        </w:div>
                      </w:divsChild>
                    </w:div>
                  </w:divsChild>
                </w:div>
              </w:divsChild>
            </w:div>
          </w:divsChild>
        </w:div>
      </w:divsChild>
    </w:div>
    <w:div w:id="1084910848">
      <w:bodyDiv w:val="1"/>
      <w:marLeft w:val="0"/>
      <w:marRight w:val="0"/>
      <w:marTop w:val="0"/>
      <w:marBottom w:val="0"/>
      <w:divBdr>
        <w:top w:val="none" w:sz="0" w:space="0" w:color="auto"/>
        <w:left w:val="none" w:sz="0" w:space="0" w:color="auto"/>
        <w:bottom w:val="none" w:sz="0" w:space="0" w:color="auto"/>
        <w:right w:val="none" w:sz="0" w:space="0" w:color="auto"/>
      </w:divBdr>
    </w:div>
    <w:div w:id="1116682523">
      <w:bodyDiv w:val="1"/>
      <w:marLeft w:val="0"/>
      <w:marRight w:val="0"/>
      <w:marTop w:val="0"/>
      <w:marBottom w:val="0"/>
      <w:divBdr>
        <w:top w:val="none" w:sz="0" w:space="0" w:color="auto"/>
        <w:left w:val="none" w:sz="0" w:space="0" w:color="auto"/>
        <w:bottom w:val="none" w:sz="0" w:space="0" w:color="auto"/>
        <w:right w:val="none" w:sz="0" w:space="0" w:color="auto"/>
      </w:divBdr>
    </w:div>
    <w:div w:id="1169830034">
      <w:bodyDiv w:val="1"/>
      <w:marLeft w:val="0"/>
      <w:marRight w:val="0"/>
      <w:marTop w:val="0"/>
      <w:marBottom w:val="0"/>
      <w:divBdr>
        <w:top w:val="none" w:sz="0" w:space="0" w:color="auto"/>
        <w:left w:val="none" w:sz="0" w:space="0" w:color="auto"/>
        <w:bottom w:val="none" w:sz="0" w:space="0" w:color="auto"/>
        <w:right w:val="none" w:sz="0" w:space="0" w:color="auto"/>
      </w:divBdr>
    </w:div>
    <w:div w:id="1515264856">
      <w:bodyDiv w:val="1"/>
      <w:marLeft w:val="0"/>
      <w:marRight w:val="0"/>
      <w:marTop w:val="0"/>
      <w:marBottom w:val="0"/>
      <w:divBdr>
        <w:top w:val="none" w:sz="0" w:space="0" w:color="auto"/>
        <w:left w:val="none" w:sz="0" w:space="0" w:color="auto"/>
        <w:bottom w:val="none" w:sz="0" w:space="0" w:color="auto"/>
        <w:right w:val="none" w:sz="0" w:space="0" w:color="auto"/>
      </w:divBdr>
    </w:div>
    <w:div w:id="1568883261">
      <w:bodyDiv w:val="1"/>
      <w:marLeft w:val="0"/>
      <w:marRight w:val="0"/>
      <w:marTop w:val="0"/>
      <w:marBottom w:val="0"/>
      <w:divBdr>
        <w:top w:val="none" w:sz="0" w:space="0" w:color="auto"/>
        <w:left w:val="none" w:sz="0" w:space="0" w:color="auto"/>
        <w:bottom w:val="none" w:sz="0" w:space="0" w:color="auto"/>
        <w:right w:val="none" w:sz="0" w:space="0" w:color="auto"/>
      </w:divBdr>
    </w:div>
    <w:div w:id="163460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9.sv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s0-yGzcLFhM" TargetMode="External"/><Relationship Id="rId20" Type="http://schemas.openxmlformats.org/officeDocument/2006/relationships/hyperlink" Target="https://www.polytek.com/products/polyfoam-r-5-casting-foam" TargetMode="External"/><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hyperlink" Target="mailto:support@massivit.com" TargetMode="External"/><Relationship Id="rId37" Type="http://schemas.openxmlformats.org/officeDocument/2006/relationships/hyperlink" Target="http://www.massivit.com" TargetMode="External"/><Relationship Id="rId40" Type="http://schemas.openxmlformats.org/officeDocument/2006/relationships/image" Target="media/image21.svg"/><Relationship Id="rId5" Type="http://schemas.openxmlformats.org/officeDocument/2006/relationships/webSettings" Target="webSettings.xml"/><Relationship Id="rId15" Type="http://schemas.openxmlformats.org/officeDocument/2006/relationships/hyperlink" Target="https://www.youtube.com/watch?v=RQbfGSttIFU"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mailto:info@massivit.com" TargetMode="External"/><Relationship Id="rId10" Type="http://schemas.openxmlformats.org/officeDocument/2006/relationships/header" Target="header1.xml"/><Relationship Id="rId19" Type="http://schemas.openxmlformats.org/officeDocument/2006/relationships/hyperlink" Target="https://www.smooth-on.com/product-line/foam-it/"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EKAVeSB3YTs" TargetMode="External"/><Relationship Id="rId22" Type="http://schemas.openxmlformats.org/officeDocument/2006/relationships/image" Target="media/image8.sv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www.massivit.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mailto:info@massivit.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massivit\Templates\Maasivit-Application-Note-templ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6307E-7B83-4C5B-8682-2FC5B11AF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Maasivit-Application-Note-template-2018.dotx</Template>
  <TotalTime>46</TotalTime>
  <Pages>12</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Monty Alon</dc:creator>
  <cp:keywords>Technical Note</cp:keywords>
  <dc:description/>
  <cp:lastModifiedBy>david goldhar</cp:lastModifiedBy>
  <cp:revision>17</cp:revision>
  <cp:lastPrinted>2017-11-27T05:28:00Z</cp:lastPrinted>
  <dcterms:created xsi:type="dcterms:W3CDTF">2017-11-27T05:28:00Z</dcterms:created>
  <dcterms:modified xsi:type="dcterms:W3CDTF">2018-07-27T08:07:00Z</dcterms:modified>
</cp:coreProperties>
</file>